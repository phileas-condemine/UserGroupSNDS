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00D5" w:rsidRDefault="0049710B" w:rsidP="00CC4F82">
      <w:pPr>
        <w:pStyle w:val="Titre"/>
        <w:jc w:val="both"/>
      </w:pPr>
      <w:r>
        <w:t>Introduction et plongée dans le SNDS</w:t>
      </w:r>
    </w:p>
    <w:p w:rsidR="008C2D52" w:rsidRDefault="008C2D52" w:rsidP="008C2D52">
      <w:r w:rsidRPr="008C2D52">
        <w:t xml:space="preserve">Ce document s’adresse à tous les nouveaux utilisateurs du SNDS </w:t>
      </w:r>
      <w:r>
        <w:t xml:space="preserve">qui </w:t>
      </w:r>
      <w:proofErr w:type="gramStart"/>
      <w:r>
        <w:t>cherche</w:t>
      </w:r>
      <w:r w:rsidRPr="008C2D52">
        <w:t>nt</w:t>
      </w:r>
      <w:proofErr w:type="gramEnd"/>
      <w:r w:rsidRPr="008C2D52">
        <w:t xml:space="preserve"> </w:t>
      </w:r>
      <w:r>
        <w:t>un appui technique et métier pour leurs premiers pas sur le portail SNDS. Il vise à compléter la formation administrée par la CNAMTS par des éléments plus concrets en s’appuyant sur nos expériences collectives.</w:t>
      </w:r>
    </w:p>
    <w:sdt>
      <w:sdtPr>
        <w:rPr>
          <w:rFonts w:asciiTheme="minorHAnsi" w:eastAsiaTheme="minorHAnsi" w:hAnsiTheme="minorHAnsi" w:cstheme="minorBidi"/>
          <w:b w:val="0"/>
          <w:bCs w:val="0"/>
          <w:color w:val="auto"/>
          <w:sz w:val="22"/>
          <w:szCs w:val="22"/>
          <w:lang w:eastAsia="en-US"/>
        </w:rPr>
        <w:id w:val="853773238"/>
        <w:docPartObj>
          <w:docPartGallery w:val="Table of Contents"/>
          <w:docPartUnique/>
        </w:docPartObj>
      </w:sdtPr>
      <w:sdtEndPr/>
      <w:sdtContent>
        <w:p w:rsidR="008C2D52" w:rsidRDefault="008C2D52">
          <w:pPr>
            <w:pStyle w:val="En-ttedetabledesmatires"/>
          </w:pPr>
          <w:r>
            <w:t>Table des matières</w:t>
          </w:r>
        </w:p>
        <w:p w:rsidR="00707A36" w:rsidRDefault="008C2D52">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02825422" w:history="1">
            <w:r w:rsidR="00707A36" w:rsidRPr="008E4B55">
              <w:rPr>
                <w:rStyle w:val="Lienhypertexte"/>
                <w:noProof/>
              </w:rPr>
              <w:t>Accès au portail</w:t>
            </w:r>
            <w:r w:rsidR="00707A36">
              <w:rPr>
                <w:noProof/>
                <w:webHidden/>
              </w:rPr>
              <w:tab/>
            </w:r>
            <w:r w:rsidR="00707A36">
              <w:rPr>
                <w:noProof/>
                <w:webHidden/>
              </w:rPr>
              <w:fldChar w:fldCharType="begin"/>
            </w:r>
            <w:r w:rsidR="00707A36">
              <w:rPr>
                <w:noProof/>
                <w:webHidden/>
              </w:rPr>
              <w:instrText xml:space="preserve"> PAGEREF _Toc502825422 \h </w:instrText>
            </w:r>
            <w:r w:rsidR="00707A36">
              <w:rPr>
                <w:noProof/>
                <w:webHidden/>
              </w:rPr>
            </w:r>
            <w:r w:rsidR="00707A36">
              <w:rPr>
                <w:noProof/>
                <w:webHidden/>
              </w:rPr>
              <w:fldChar w:fldCharType="separate"/>
            </w:r>
            <w:r w:rsidR="00707A36">
              <w:rPr>
                <w:noProof/>
                <w:webHidden/>
              </w:rPr>
              <w:t>1</w:t>
            </w:r>
            <w:r w:rsidR="00707A36">
              <w:rPr>
                <w:noProof/>
                <w:webHidden/>
              </w:rPr>
              <w:fldChar w:fldCharType="end"/>
            </w:r>
          </w:hyperlink>
        </w:p>
        <w:p w:rsidR="00707A36" w:rsidRDefault="00954973">
          <w:pPr>
            <w:pStyle w:val="TM3"/>
            <w:tabs>
              <w:tab w:val="right" w:leader="dot" w:pos="9062"/>
            </w:tabs>
            <w:rPr>
              <w:rFonts w:eastAsiaTheme="minorEastAsia"/>
              <w:noProof/>
              <w:lang w:eastAsia="fr-FR"/>
            </w:rPr>
          </w:pPr>
          <w:hyperlink w:anchor="_Toc502825423" w:history="1">
            <w:r w:rsidR="00707A36" w:rsidRPr="008E4B55">
              <w:rPr>
                <w:rStyle w:val="Lienhypertexte"/>
                <w:noProof/>
              </w:rPr>
              <w:t>Connexion sous IE</w:t>
            </w:r>
            <w:r w:rsidR="00707A36">
              <w:rPr>
                <w:noProof/>
                <w:webHidden/>
              </w:rPr>
              <w:tab/>
            </w:r>
            <w:r w:rsidR="00707A36">
              <w:rPr>
                <w:noProof/>
                <w:webHidden/>
              </w:rPr>
              <w:fldChar w:fldCharType="begin"/>
            </w:r>
            <w:r w:rsidR="00707A36">
              <w:rPr>
                <w:noProof/>
                <w:webHidden/>
              </w:rPr>
              <w:instrText xml:space="preserve"> PAGEREF _Toc502825423 \h </w:instrText>
            </w:r>
            <w:r w:rsidR="00707A36">
              <w:rPr>
                <w:noProof/>
                <w:webHidden/>
              </w:rPr>
            </w:r>
            <w:r w:rsidR="00707A36">
              <w:rPr>
                <w:noProof/>
                <w:webHidden/>
              </w:rPr>
              <w:fldChar w:fldCharType="separate"/>
            </w:r>
            <w:r w:rsidR="00707A36">
              <w:rPr>
                <w:noProof/>
                <w:webHidden/>
              </w:rPr>
              <w:t>1</w:t>
            </w:r>
            <w:r w:rsidR="00707A36">
              <w:rPr>
                <w:noProof/>
                <w:webHidden/>
              </w:rPr>
              <w:fldChar w:fldCharType="end"/>
            </w:r>
          </w:hyperlink>
        </w:p>
        <w:p w:rsidR="00707A36" w:rsidRDefault="00954973">
          <w:pPr>
            <w:pStyle w:val="TM3"/>
            <w:tabs>
              <w:tab w:val="right" w:leader="dot" w:pos="9062"/>
            </w:tabs>
            <w:rPr>
              <w:rFonts w:eastAsiaTheme="minorEastAsia"/>
              <w:noProof/>
              <w:lang w:eastAsia="fr-FR"/>
            </w:rPr>
          </w:pPr>
          <w:hyperlink w:anchor="_Toc502825424" w:history="1">
            <w:r w:rsidR="00707A36" w:rsidRPr="008E4B55">
              <w:rPr>
                <w:rStyle w:val="Lienhypertexte"/>
                <w:noProof/>
              </w:rPr>
              <w:t>Différents profils d’accès</w:t>
            </w:r>
            <w:r w:rsidR="00707A36">
              <w:rPr>
                <w:noProof/>
                <w:webHidden/>
              </w:rPr>
              <w:tab/>
            </w:r>
            <w:r w:rsidR="00707A36">
              <w:rPr>
                <w:noProof/>
                <w:webHidden/>
              </w:rPr>
              <w:fldChar w:fldCharType="begin"/>
            </w:r>
            <w:r w:rsidR="00707A36">
              <w:rPr>
                <w:noProof/>
                <w:webHidden/>
              </w:rPr>
              <w:instrText xml:space="preserve"> PAGEREF _Toc502825424 \h </w:instrText>
            </w:r>
            <w:r w:rsidR="00707A36">
              <w:rPr>
                <w:noProof/>
                <w:webHidden/>
              </w:rPr>
            </w:r>
            <w:r w:rsidR="00707A36">
              <w:rPr>
                <w:noProof/>
                <w:webHidden/>
              </w:rPr>
              <w:fldChar w:fldCharType="separate"/>
            </w:r>
            <w:r w:rsidR="00707A36">
              <w:rPr>
                <w:noProof/>
                <w:webHidden/>
              </w:rPr>
              <w:t>2</w:t>
            </w:r>
            <w:r w:rsidR="00707A36">
              <w:rPr>
                <w:noProof/>
                <w:webHidden/>
              </w:rPr>
              <w:fldChar w:fldCharType="end"/>
            </w:r>
          </w:hyperlink>
        </w:p>
        <w:p w:rsidR="00707A36" w:rsidRDefault="00954973">
          <w:pPr>
            <w:pStyle w:val="TM1"/>
            <w:tabs>
              <w:tab w:val="right" w:leader="dot" w:pos="9062"/>
            </w:tabs>
            <w:rPr>
              <w:rFonts w:eastAsiaTheme="minorEastAsia"/>
              <w:noProof/>
              <w:lang w:eastAsia="fr-FR"/>
            </w:rPr>
          </w:pPr>
          <w:hyperlink w:anchor="_Toc502825425" w:history="1">
            <w:r w:rsidR="00707A36" w:rsidRPr="008E4B55">
              <w:rPr>
                <w:rStyle w:val="Lienhypertexte"/>
                <w:noProof/>
              </w:rPr>
              <w:t>Navigation et rubriques</w:t>
            </w:r>
            <w:r w:rsidR="00707A36">
              <w:rPr>
                <w:noProof/>
                <w:webHidden/>
              </w:rPr>
              <w:tab/>
            </w:r>
            <w:r w:rsidR="00707A36">
              <w:rPr>
                <w:noProof/>
                <w:webHidden/>
              </w:rPr>
              <w:fldChar w:fldCharType="begin"/>
            </w:r>
            <w:r w:rsidR="00707A36">
              <w:rPr>
                <w:noProof/>
                <w:webHidden/>
              </w:rPr>
              <w:instrText xml:space="preserve"> PAGEREF _Toc502825425 \h </w:instrText>
            </w:r>
            <w:r w:rsidR="00707A36">
              <w:rPr>
                <w:noProof/>
                <w:webHidden/>
              </w:rPr>
            </w:r>
            <w:r w:rsidR="00707A36">
              <w:rPr>
                <w:noProof/>
                <w:webHidden/>
              </w:rPr>
              <w:fldChar w:fldCharType="separate"/>
            </w:r>
            <w:r w:rsidR="00707A36">
              <w:rPr>
                <w:noProof/>
                <w:webHidden/>
              </w:rPr>
              <w:t>2</w:t>
            </w:r>
            <w:r w:rsidR="00707A36">
              <w:rPr>
                <w:noProof/>
                <w:webHidden/>
              </w:rPr>
              <w:fldChar w:fldCharType="end"/>
            </w:r>
          </w:hyperlink>
        </w:p>
        <w:p w:rsidR="00707A36" w:rsidRDefault="00954973">
          <w:pPr>
            <w:pStyle w:val="TM1"/>
            <w:tabs>
              <w:tab w:val="right" w:leader="dot" w:pos="9062"/>
            </w:tabs>
            <w:rPr>
              <w:rFonts w:eastAsiaTheme="minorEastAsia"/>
              <w:noProof/>
              <w:lang w:eastAsia="fr-FR"/>
            </w:rPr>
          </w:pPr>
          <w:hyperlink w:anchor="_Toc502825426" w:history="1">
            <w:r w:rsidR="00707A36" w:rsidRPr="008E4B55">
              <w:rPr>
                <w:rStyle w:val="Lienhypertexte"/>
                <w:noProof/>
              </w:rPr>
              <w:t>Accès aux données via SAS Enterprise Guide</w:t>
            </w:r>
            <w:r w:rsidR="00707A36">
              <w:rPr>
                <w:noProof/>
                <w:webHidden/>
              </w:rPr>
              <w:tab/>
            </w:r>
            <w:r w:rsidR="00707A36">
              <w:rPr>
                <w:noProof/>
                <w:webHidden/>
              </w:rPr>
              <w:fldChar w:fldCharType="begin"/>
            </w:r>
            <w:r w:rsidR="00707A36">
              <w:rPr>
                <w:noProof/>
                <w:webHidden/>
              </w:rPr>
              <w:instrText xml:space="preserve"> PAGEREF _Toc502825426 \h </w:instrText>
            </w:r>
            <w:r w:rsidR="00707A36">
              <w:rPr>
                <w:noProof/>
                <w:webHidden/>
              </w:rPr>
            </w:r>
            <w:r w:rsidR="00707A36">
              <w:rPr>
                <w:noProof/>
                <w:webHidden/>
              </w:rPr>
              <w:fldChar w:fldCharType="separate"/>
            </w:r>
            <w:r w:rsidR="00707A36">
              <w:rPr>
                <w:noProof/>
                <w:webHidden/>
              </w:rPr>
              <w:t>3</w:t>
            </w:r>
            <w:r w:rsidR="00707A36">
              <w:rPr>
                <w:noProof/>
                <w:webHidden/>
              </w:rPr>
              <w:fldChar w:fldCharType="end"/>
            </w:r>
          </w:hyperlink>
        </w:p>
        <w:p w:rsidR="00707A36" w:rsidRDefault="00954973">
          <w:pPr>
            <w:pStyle w:val="TM2"/>
            <w:tabs>
              <w:tab w:val="right" w:leader="dot" w:pos="9062"/>
            </w:tabs>
            <w:rPr>
              <w:rFonts w:eastAsiaTheme="minorEastAsia"/>
              <w:noProof/>
              <w:lang w:eastAsia="fr-FR"/>
            </w:rPr>
          </w:pPr>
          <w:hyperlink w:anchor="_Toc502825427" w:history="1">
            <w:r w:rsidR="00707A36" w:rsidRPr="008E4B55">
              <w:rPr>
                <w:rStyle w:val="Lienhypertexte"/>
                <w:noProof/>
              </w:rPr>
              <w:t>Requêtes sur les tables SAS/ORACLE</w:t>
            </w:r>
            <w:r w:rsidR="00707A36">
              <w:rPr>
                <w:noProof/>
                <w:webHidden/>
              </w:rPr>
              <w:tab/>
            </w:r>
            <w:r w:rsidR="00707A36">
              <w:rPr>
                <w:noProof/>
                <w:webHidden/>
              </w:rPr>
              <w:fldChar w:fldCharType="begin"/>
            </w:r>
            <w:r w:rsidR="00707A36">
              <w:rPr>
                <w:noProof/>
                <w:webHidden/>
              </w:rPr>
              <w:instrText xml:space="preserve"> PAGEREF _Toc502825427 \h </w:instrText>
            </w:r>
            <w:r w:rsidR="00707A36">
              <w:rPr>
                <w:noProof/>
                <w:webHidden/>
              </w:rPr>
            </w:r>
            <w:r w:rsidR="00707A36">
              <w:rPr>
                <w:noProof/>
                <w:webHidden/>
              </w:rPr>
              <w:fldChar w:fldCharType="separate"/>
            </w:r>
            <w:r w:rsidR="00707A36">
              <w:rPr>
                <w:noProof/>
                <w:webHidden/>
              </w:rPr>
              <w:t>3</w:t>
            </w:r>
            <w:r w:rsidR="00707A36">
              <w:rPr>
                <w:noProof/>
                <w:webHidden/>
              </w:rPr>
              <w:fldChar w:fldCharType="end"/>
            </w:r>
          </w:hyperlink>
        </w:p>
        <w:p w:rsidR="00707A36" w:rsidRDefault="00954973">
          <w:pPr>
            <w:pStyle w:val="TM1"/>
            <w:tabs>
              <w:tab w:val="right" w:leader="dot" w:pos="9062"/>
            </w:tabs>
            <w:rPr>
              <w:rFonts w:eastAsiaTheme="minorEastAsia"/>
              <w:noProof/>
              <w:lang w:eastAsia="fr-FR"/>
            </w:rPr>
          </w:pPr>
          <w:hyperlink w:anchor="_Toc502825428" w:history="1">
            <w:r w:rsidR="00707A36" w:rsidRPr="008E4B55">
              <w:rPr>
                <w:rStyle w:val="Lienhypertexte"/>
                <w:noProof/>
              </w:rPr>
              <w:t>DCIR ou DCIR simplifié ?</w:t>
            </w:r>
            <w:r w:rsidR="00707A36">
              <w:rPr>
                <w:noProof/>
                <w:webHidden/>
              </w:rPr>
              <w:tab/>
            </w:r>
            <w:r w:rsidR="00707A36">
              <w:rPr>
                <w:noProof/>
                <w:webHidden/>
              </w:rPr>
              <w:fldChar w:fldCharType="begin"/>
            </w:r>
            <w:r w:rsidR="00707A36">
              <w:rPr>
                <w:noProof/>
                <w:webHidden/>
              </w:rPr>
              <w:instrText xml:space="preserve"> PAGEREF _Toc502825428 \h </w:instrText>
            </w:r>
            <w:r w:rsidR="00707A36">
              <w:rPr>
                <w:noProof/>
                <w:webHidden/>
              </w:rPr>
            </w:r>
            <w:r w:rsidR="00707A36">
              <w:rPr>
                <w:noProof/>
                <w:webHidden/>
              </w:rPr>
              <w:fldChar w:fldCharType="separate"/>
            </w:r>
            <w:r w:rsidR="00707A36">
              <w:rPr>
                <w:noProof/>
                <w:webHidden/>
              </w:rPr>
              <w:t>3</w:t>
            </w:r>
            <w:r w:rsidR="00707A36">
              <w:rPr>
                <w:noProof/>
                <w:webHidden/>
              </w:rPr>
              <w:fldChar w:fldCharType="end"/>
            </w:r>
          </w:hyperlink>
        </w:p>
        <w:p w:rsidR="00707A36" w:rsidRDefault="00954973">
          <w:pPr>
            <w:pStyle w:val="TM2"/>
            <w:tabs>
              <w:tab w:val="right" w:leader="dot" w:pos="9062"/>
            </w:tabs>
            <w:rPr>
              <w:rFonts w:eastAsiaTheme="minorEastAsia"/>
              <w:noProof/>
              <w:lang w:eastAsia="fr-FR"/>
            </w:rPr>
          </w:pPr>
          <w:hyperlink w:anchor="_Toc502825429" w:history="1">
            <w:r w:rsidR="00707A36" w:rsidRPr="008E4B55">
              <w:rPr>
                <w:rStyle w:val="Lienhypertexte"/>
                <w:noProof/>
              </w:rPr>
              <w:t>Utilisation et interrogation du DCIR</w:t>
            </w:r>
            <w:r w:rsidR="00707A36">
              <w:rPr>
                <w:noProof/>
                <w:webHidden/>
              </w:rPr>
              <w:tab/>
            </w:r>
            <w:r w:rsidR="00707A36">
              <w:rPr>
                <w:noProof/>
                <w:webHidden/>
              </w:rPr>
              <w:fldChar w:fldCharType="begin"/>
            </w:r>
            <w:r w:rsidR="00707A36">
              <w:rPr>
                <w:noProof/>
                <w:webHidden/>
              </w:rPr>
              <w:instrText xml:space="preserve"> PAGEREF _Toc502825429 \h </w:instrText>
            </w:r>
            <w:r w:rsidR="00707A36">
              <w:rPr>
                <w:noProof/>
                <w:webHidden/>
              </w:rPr>
            </w:r>
            <w:r w:rsidR="00707A36">
              <w:rPr>
                <w:noProof/>
                <w:webHidden/>
              </w:rPr>
              <w:fldChar w:fldCharType="separate"/>
            </w:r>
            <w:r w:rsidR="00707A36">
              <w:rPr>
                <w:noProof/>
                <w:webHidden/>
              </w:rPr>
              <w:t>4</w:t>
            </w:r>
            <w:r w:rsidR="00707A36">
              <w:rPr>
                <w:noProof/>
                <w:webHidden/>
              </w:rPr>
              <w:fldChar w:fldCharType="end"/>
            </w:r>
          </w:hyperlink>
        </w:p>
        <w:p w:rsidR="00707A36" w:rsidRDefault="00954973">
          <w:pPr>
            <w:pStyle w:val="TM2"/>
            <w:tabs>
              <w:tab w:val="right" w:leader="dot" w:pos="9062"/>
            </w:tabs>
            <w:rPr>
              <w:rFonts w:eastAsiaTheme="minorEastAsia"/>
              <w:noProof/>
              <w:lang w:eastAsia="fr-FR"/>
            </w:rPr>
          </w:pPr>
          <w:hyperlink w:anchor="_Toc502825430" w:history="1">
            <w:r w:rsidR="00707A36" w:rsidRPr="008E4B55">
              <w:rPr>
                <w:rStyle w:val="Lienhypertexte"/>
                <w:noProof/>
              </w:rPr>
              <w:t>Utilisation du DCIR Simplifié</w:t>
            </w:r>
            <w:r w:rsidR="00707A36">
              <w:rPr>
                <w:noProof/>
                <w:webHidden/>
              </w:rPr>
              <w:tab/>
            </w:r>
            <w:r w:rsidR="00707A36">
              <w:rPr>
                <w:noProof/>
                <w:webHidden/>
              </w:rPr>
              <w:fldChar w:fldCharType="begin"/>
            </w:r>
            <w:r w:rsidR="00707A36">
              <w:rPr>
                <w:noProof/>
                <w:webHidden/>
              </w:rPr>
              <w:instrText xml:space="preserve"> PAGEREF _Toc502825430 \h </w:instrText>
            </w:r>
            <w:r w:rsidR="00707A36">
              <w:rPr>
                <w:noProof/>
                <w:webHidden/>
              </w:rPr>
            </w:r>
            <w:r w:rsidR="00707A36">
              <w:rPr>
                <w:noProof/>
                <w:webHidden/>
              </w:rPr>
              <w:fldChar w:fldCharType="separate"/>
            </w:r>
            <w:r w:rsidR="00707A36">
              <w:rPr>
                <w:noProof/>
                <w:webHidden/>
              </w:rPr>
              <w:t>5</w:t>
            </w:r>
            <w:r w:rsidR="00707A36">
              <w:rPr>
                <w:noProof/>
                <w:webHidden/>
              </w:rPr>
              <w:fldChar w:fldCharType="end"/>
            </w:r>
          </w:hyperlink>
        </w:p>
        <w:p w:rsidR="00707A36" w:rsidRDefault="00954973">
          <w:pPr>
            <w:pStyle w:val="TM1"/>
            <w:tabs>
              <w:tab w:val="right" w:leader="dot" w:pos="9062"/>
            </w:tabs>
            <w:rPr>
              <w:rFonts w:eastAsiaTheme="minorEastAsia"/>
              <w:noProof/>
              <w:lang w:eastAsia="fr-FR"/>
            </w:rPr>
          </w:pPr>
          <w:hyperlink w:anchor="_Toc502825431" w:history="1">
            <w:r w:rsidR="00707A36" w:rsidRPr="008E4B55">
              <w:rPr>
                <w:rStyle w:val="Lienhypertexte"/>
                <w:noProof/>
              </w:rPr>
              <w:t>Jointure avec le PMSI</w:t>
            </w:r>
            <w:r w:rsidR="00707A36">
              <w:rPr>
                <w:noProof/>
                <w:webHidden/>
              </w:rPr>
              <w:tab/>
            </w:r>
            <w:r w:rsidR="00707A36">
              <w:rPr>
                <w:noProof/>
                <w:webHidden/>
              </w:rPr>
              <w:fldChar w:fldCharType="begin"/>
            </w:r>
            <w:r w:rsidR="00707A36">
              <w:rPr>
                <w:noProof/>
                <w:webHidden/>
              </w:rPr>
              <w:instrText xml:space="preserve"> PAGEREF _Toc502825431 \h </w:instrText>
            </w:r>
            <w:r w:rsidR="00707A36">
              <w:rPr>
                <w:noProof/>
                <w:webHidden/>
              </w:rPr>
            </w:r>
            <w:r w:rsidR="00707A36">
              <w:rPr>
                <w:noProof/>
                <w:webHidden/>
              </w:rPr>
              <w:fldChar w:fldCharType="separate"/>
            </w:r>
            <w:r w:rsidR="00707A36">
              <w:rPr>
                <w:noProof/>
                <w:webHidden/>
              </w:rPr>
              <w:t>6</w:t>
            </w:r>
            <w:r w:rsidR="00707A36">
              <w:rPr>
                <w:noProof/>
                <w:webHidden/>
              </w:rPr>
              <w:fldChar w:fldCharType="end"/>
            </w:r>
          </w:hyperlink>
        </w:p>
        <w:p w:rsidR="00707A36" w:rsidRDefault="00954973">
          <w:pPr>
            <w:pStyle w:val="TM1"/>
            <w:tabs>
              <w:tab w:val="right" w:leader="dot" w:pos="9062"/>
            </w:tabs>
            <w:rPr>
              <w:rFonts w:eastAsiaTheme="minorEastAsia"/>
              <w:noProof/>
              <w:lang w:eastAsia="fr-FR"/>
            </w:rPr>
          </w:pPr>
          <w:hyperlink w:anchor="_Toc502825432" w:history="1">
            <w:r w:rsidR="00707A36" w:rsidRPr="008E4B55">
              <w:rPr>
                <w:rStyle w:val="Lienhypertexte"/>
                <w:noProof/>
              </w:rPr>
              <w:t>Comment concevoir une requête ?</w:t>
            </w:r>
            <w:r w:rsidR="00707A36">
              <w:rPr>
                <w:noProof/>
                <w:webHidden/>
              </w:rPr>
              <w:tab/>
            </w:r>
            <w:r w:rsidR="00707A36">
              <w:rPr>
                <w:noProof/>
                <w:webHidden/>
              </w:rPr>
              <w:fldChar w:fldCharType="begin"/>
            </w:r>
            <w:r w:rsidR="00707A36">
              <w:rPr>
                <w:noProof/>
                <w:webHidden/>
              </w:rPr>
              <w:instrText xml:space="preserve"> PAGEREF _Toc502825432 \h </w:instrText>
            </w:r>
            <w:r w:rsidR="00707A36">
              <w:rPr>
                <w:noProof/>
                <w:webHidden/>
              </w:rPr>
            </w:r>
            <w:r w:rsidR="00707A36">
              <w:rPr>
                <w:noProof/>
                <w:webHidden/>
              </w:rPr>
              <w:fldChar w:fldCharType="separate"/>
            </w:r>
            <w:r w:rsidR="00707A36">
              <w:rPr>
                <w:noProof/>
                <w:webHidden/>
              </w:rPr>
              <w:t>6</w:t>
            </w:r>
            <w:r w:rsidR="00707A36">
              <w:rPr>
                <w:noProof/>
                <w:webHidden/>
              </w:rPr>
              <w:fldChar w:fldCharType="end"/>
            </w:r>
          </w:hyperlink>
        </w:p>
        <w:p w:rsidR="00707A36" w:rsidRDefault="00954973">
          <w:pPr>
            <w:pStyle w:val="TM1"/>
            <w:tabs>
              <w:tab w:val="right" w:leader="dot" w:pos="9062"/>
            </w:tabs>
            <w:rPr>
              <w:rFonts w:eastAsiaTheme="minorEastAsia"/>
              <w:noProof/>
              <w:lang w:eastAsia="fr-FR"/>
            </w:rPr>
          </w:pPr>
          <w:hyperlink w:anchor="_Toc502825433" w:history="1">
            <w:r w:rsidR="00707A36" w:rsidRPr="008E4B55">
              <w:rPr>
                <w:rStyle w:val="Lienhypertexte"/>
                <w:noProof/>
              </w:rPr>
              <w:t>Repérage des bénéficiaires dans le SNIIRAM</w:t>
            </w:r>
            <w:r w:rsidR="00707A36">
              <w:rPr>
                <w:noProof/>
                <w:webHidden/>
              </w:rPr>
              <w:tab/>
            </w:r>
            <w:r w:rsidR="00707A36">
              <w:rPr>
                <w:noProof/>
                <w:webHidden/>
              </w:rPr>
              <w:fldChar w:fldCharType="begin"/>
            </w:r>
            <w:r w:rsidR="00707A36">
              <w:rPr>
                <w:noProof/>
                <w:webHidden/>
              </w:rPr>
              <w:instrText xml:space="preserve"> PAGEREF _Toc502825433 \h </w:instrText>
            </w:r>
            <w:r w:rsidR="00707A36">
              <w:rPr>
                <w:noProof/>
                <w:webHidden/>
              </w:rPr>
            </w:r>
            <w:r w:rsidR="00707A36">
              <w:rPr>
                <w:noProof/>
                <w:webHidden/>
              </w:rPr>
              <w:fldChar w:fldCharType="separate"/>
            </w:r>
            <w:r w:rsidR="00707A36">
              <w:rPr>
                <w:noProof/>
                <w:webHidden/>
              </w:rPr>
              <w:t>7</w:t>
            </w:r>
            <w:r w:rsidR="00707A36">
              <w:rPr>
                <w:noProof/>
                <w:webHidden/>
              </w:rPr>
              <w:fldChar w:fldCharType="end"/>
            </w:r>
          </w:hyperlink>
        </w:p>
        <w:p w:rsidR="00707A36" w:rsidRDefault="00954973">
          <w:pPr>
            <w:pStyle w:val="TM1"/>
            <w:tabs>
              <w:tab w:val="right" w:leader="dot" w:pos="9062"/>
            </w:tabs>
            <w:rPr>
              <w:rFonts w:eastAsiaTheme="minorEastAsia"/>
              <w:noProof/>
              <w:lang w:eastAsia="fr-FR"/>
            </w:rPr>
          </w:pPr>
          <w:hyperlink w:anchor="_Toc502825434" w:history="1">
            <w:r w:rsidR="00707A36" w:rsidRPr="008E4B55">
              <w:rPr>
                <w:rStyle w:val="Lienhypertexte"/>
                <w:noProof/>
              </w:rPr>
              <w:t>Travailler sur le SNIIRAM avant 2013</w:t>
            </w:r>
            <w:r w:rsidR="00707A36">
              <w:rPr>
                <w:noProof/>
                <w:webHidden/>
              </w:rPr>
              <w:tab/>
            </w:r>
            <w:r w:rsidR="00707A36">
              <w:rPr>
                <w:noProof/>
                <w:webHidden/>
              </w:rPr>
              <w:fldChar w:fldCharType="begin"/>
            </w:r>
            <w:r w:rsidR="00707A36">
              <w:rPr>
                <w:noProof/>
                <w:webHidden/>
              </w:rPr>
              <w:instrText xml:space="preserve"> PAGEREF _Toc502825434 \h </w:instrText>
            </w:r>
            <w:r w:rsidR="00707A36">
              <w:rPr>
                <w:noProof/>
                <w:webHidden/>
              </w:rPr>
            </w:r>
            <w:r w:rsidR="00707A36">
              <w:rPr>
                <w:noProof/>
                <w:webHidden/>
              </w:rPr>
              <w:fldChar w:fldCharType="separate"/>
            </w:r>
            <w:r w:rsidR="00707A36">
              <w:rPr>
                <w:noProof/>
                <w:webHidden/>
              </w:rPr>
              <w:t>8</w:t>
            </w:r>
            <w:r w:rsidR="00707A36">
              <w:rPr>
                <w:noProof/>
                <w:webHidden/>
              </w:rPr>
              <w:fldChar w:fldCharType="end"/>
            </w:r>
          </w:hyperlink>
        </w:p>
        <w:p w:rsidR="00707A36" w:rsidRDefault="00954973">
          <w:pPr>
            <w:pStyle w:val="TM1"/>
            <w:tabs>
              <w:tab w:val="right" w:leader="dot" w:pos="9062"/>
            </w:tabs>
            <w:rPr>
              <w:rFonts w:eastAsiaTheme="minorEastAsia"/>
              <w:noProof/>
              <w:lang w:eastAsia="fr-FR"/>
            </w:rPr>
          </w:pPr>
          <w:hyperlink w:anchor="_Toc502825435" w:history="1">
            <w:r w:rsidR="00707A36" w:rsidRPr="008E4B55">
              <w:rPr>
                <w:rStyle w:val="Lienhypertexte"/>
                <w:noProof/>
              </w:rPr>
              <w:t>La gestion des dates</w:t>
            </w:r>
            <w:r w:rsidR="00707A36">
              <w:rPr>
                <w:noProof/>
                <w:webHidden/>
              </w:rPr>
              <w:tab/>
            </w:r>
            <w:r w:rsidR="00707A36">
              <w:rPr>
                <w:noProof/>
                <w:webHidden/>
              </w:rPr>
              <w:fldChar w:fldCharType="begin"/>
            </w:r>
            <w:r w:rsidR="00707A36">
              <w:rPr>
                <w:noProof/>
                <w:webHidden/>
              </w:rPr>
              <w:instrText xml:space="preserve"> PAGEREF _Toc502825435 \h </w:instrText>
            </w:r>
            <w:r w:rsidR="00707A36">
              <w:rPr>
                <w:noProof/>
                <w:webHidden/>
              </w:rPr>
            </w:r>
            <w:r w:rsidR="00707A36">
              <w:rPr>
                <w:noProof/>
                <w:webHidden/>
              </w:rPr>
              <w:fldChar w:fldCharType="separate"/>
            </w:r>
            <w:r w:rsidR="00707A36">
              <w:rPr>
                <w:noProof/>
                <w:webHidden/>
              </w:rPr>
              <w:t>8</w:t>
            </w:r>
            <w:r w:rsidR="00707A36">
              <w:rPr>
                <w:noProof/>
                <w:webHidden/>
              </w:rPr>
              <w:fldChar w:fldCharType="end"/>
            </w:r>
          </w:hyperlink>
        </w:p>
        <w:p w:rsidR="00707A36" w:rsidRDefault="00954973">
          <w:pPr>
            <w:pStyle w:val="TM1"/>
            <w:tabs>
              <w:tab w:val="right" w:leader="dot" w:pos="9062"/>
            </w:tabs>
            <w:rPr>
              <w:rFonts w:eastAsiaTheme="minorEastAsia"/>
              <w:noProof/>
              <w:lang w:eastAsia="fr-FR"/>
            </w:rPr>
          </w:pPr>
          <w:hyperlink w:anchor="_Toc502825436" w:history="1">
            <w:r w:rsidR="00707A36" w:rsidRPr="008E4B55">
              <w:rPr>
                <w:rStyle w:val="Lienhypertexte"/>
                <w:noProof/>
              </w:rPr>
              <w:t>Des questions subsistant sur l’utilisation du SNDS ou le choix des variables ?</w:t>
            </w:r>
            <w:r w:rsidR="00707A36">
              <w:rPr>
                <w:noProof/>
                <w:webHidden/>
              </w:rPr>
              <w:tab/>
            </w:r>
            <w:r w:rsidR="00707A36">
              <w:rPr>
                <w:noProof/>
                <w:webHidden/>
              </w:rPr>
              <w:fldChar w:fldCharType="begin"/>
            </w:r>
            <w:r w:rsidR="00707A36">
              <w:rPr>
                <w:noProof/>
                <w:webHidden/>
              </w:rPr>
              <w:instrText xml:space="preserve"> PAGEREF _Toc502825436 \h </w:instrText>
            </w:r>
            <w:r w:rsidR="00707A36">
              <w:rPr>
                <w:noProof/>
                <w:webHidden/>
              </w:rPr>
            </w:r>
            <w:r w:rsidR="00707A36">
              <w:rPr>
                <w:noProof/>
                <w:webHidden/>
              </w:rPr>
              <w:fldChar w:fldCharType="separate"/>
            </w:r>
            <w:r w:rsidR="00707A36">
              <w:rPr>
                <w:noProof/>
                <w:webHidden/>
              </w:rPr>
              <w:t>9</w:t>
            </w:r>
            <w:r w:rsidR="00707A36">
              <w:rPr>
                <w:noProof/>
                <w:webHidden/>
              </w:rPr>
              <w:fldChar w:fldCharType="end"/>
            </w:r>
          </w:hyperlink>
        </w:p>
        <w:p w:rsidR="008C2D52" w:rsidRDefault="008C2D52">
          <w:r>
            <w:rPr>
              <w:b/>
              <w:bCs/>
            </w:rPr>
            <w:fldChar w:fldCharType="end"/>
          </w:r>
        </w:p>
      </w:sdtContent>
    </w:sdt>
    <w:p w:rsidR="0049710B" w:rsidRDefault="0049710B" w:rsidP="00CC4F82">
      <w:pPr>
        <w:pStyle w:val="Titre1"/>
        <w:jc w:val="both"/>
      </w:pPr>
      <w:bookmarkStart w:id="0" w:name="_Toc502825422"/>
      <w:r>
        <w:t>Accès au portail</w:t>
      </w:r>
      <w:bookmarkEnd w:id="0"/>
    </w:p>
    <w:p w:rsidR="008C2D52" w:rsidRDefault="008C2D52" w:rsidP="008C2D52">
      <w:r w:rsidRPr="008C2D52">
        <w:t xml:space="preserve">Pour obtenir un accès à cette base de données, un certain nombre de prérequis sont nécessaires, et notamment une formation ainsi que l’ouverture de droits d’accès qui repose </w:t>
      </w:r>
      <w:r>
        <w:t xml:space="preserve">sur une procédure </w:t>
      </w:r>
      <w:r w:rsidR="006171FC">
        <w:t xml:space="preserve">décrite dans le document suivant : </w:t>
      </w:r>
      <w:hyperlink r:id="rId7" w:history="1">
        <w:r w:rsidR="006171FC" w:rsidRPr="006171FC">
          <w:rPr>
            <w:rStyle w:val="Lienhypertexte"/>
          </w:rPr>
          <w:t>I:\SNDS_Formations\Formation SNIIR-AM\Circuit habilitation SNDS\Circuit de validation_DREES.pdf</w:t>
        </w:r>
      </w:hyperlink>
    </w:p>
    <w:p w:rsidR="00223FB0" w:rsidRPr="00223FB0" w:rsidRDefault="00223FB0" w:rsidP="00CC4F82">
      <w:pPr>
        <w:pStyle w:val="Titre3"/>
        <w:jc w:val="both"/>
        <w:rPr>
          <w:rStyle w:val="Titre3Car"/>
          <w:bCs/>
        </w:rPr>
      </w:pPr>
      <w:bookmarkStart w:id="1" w:name="_Toc502825423"/>
      <w:r w:rsidRPr="00223FB0">
        <w:rPr>
          <w:rStyle w:val="Titre3Car"/>
          <w:bCs/>
        </w:rPr>
        <w:t>Connexion sous IE</w:t>
      </w:r>
      <w:bookmarkEnd w:id="1"/>
      <w:r w:rsidRPr="00223FB0">
        <w:rPr>
          <w:rStyle w:val="Titre3Car"/>
          <w:bCs/>
        </w:rPr>
        <w:t xml:space="preserve"> </w:t>
      </w:r>
    </w:p>
    <w:p w:rsidR="00223FB0" w:rsidRDefault="00D36757" w:rsidP="00CC4F82">
      <w:pPr>
        <w:pStyle w:val="Sansinterligne"/>
        <w:jc w:val="both"/>
      </w:pPr>
      <w:r w:rsidRPr="0049710B">
        <w:t xml:space="preserve"> </w:t>
      </w:r>
      <w:hyperlink r:id="rId8" w:history="1">
        <w:r w:rsidRPr="0049710B">
          <w:rPr>
            <w:rStyle w:val="Lienhypertexte"/>
          </w:rPr>
          <w:t>http://portail2.sniiram.cnamts.fr/</w:t>
        </w:r>
      </w:hyperlink>
      <w:r w:rsidR="000120C5" w:rsidRPr="000120C5">
        <w:t xml:space="preserve"> </w:t>
      </w:r>
    </w:p>
    <w:p w:rsidR="00632A3D" w:rsidRDefault="00C80976" w:rsidP="00CC4F82">
      <w:pPr>
        <w:pStyle w:val="Sansinterligne"/>
        <w:jc w:val="both"/>
      </w:pPr>
      <w:r>
        <w:rPr>
          <w:rFonts w:ascii="Times New Roman" w:hAnsi="Times New Roman" w:cs="Times New Roman"/>
          <w:noProof/>
          <w:sz w:val="24"/>
          <w:szCs w:val="24"/>
          <w:lang w:eastAsia="fr-FR"/>
        </w:rPr>
        <w:drawing>
          <wp:anchor distT="36576" distB="36576" distL="36576" distR="36576" simplePos="0" relativeHeight="251693056" behindDoc="0" locked="0" layoutInCell="1" allowOverlap="1" wp14:anchorId="39D67073" wp14:editId="72A4D0B4">
            <wp:simplePos x="0" y="0"/>
            <wp:positionH relativeFrom="margin">
              <wp:posOffset>535305</wp:posOffset>
            </wp:positionH>
            <wp:positionV relativeFrom="paragraph">
              <wp:posOffset>380365</wp:posOffset>
            </wp:positionV>
            <wp:extent cx="4664075" cy="1061085"/>
            <wp:effectExtent l="0" t="0" r="3175" b="5715"/>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664075" cy="106108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0120C5" w:rsidRPr="000120C5">
        <w:t>(Il peut y avoir des problèmes d’accessibilité au portail selon la configuration de votre poste, ne pas hésiter à contacter la COBI qui peut intervenir rapidement)</w:t>
      </w:r>
    </w:p>
    <w:p w:rsidR="00223FB0" w:rsidRDefault="00223FB0" w:rsidP="00CC4F82">
      <w:pPr>
        <w:pStyle w:val="Sansinterligne"/>
        <w:jc w:val="both"/>
      </w:pPr>
      <w:r>
        <w:lastRenderedPageBreak/>
        <w:t xml:space="preserve">Remarque : </w:t>
      </w:r>
      <w:r w:rsidR="00641DD0">
        <w:t>le</w:t>
      </w:r>
      <w:r>
        <w:t xml:space="preserve"> mot de passe</w:t>
      </w:r>
      <w:r w:rsidR="00641DD0">
        <w:t xml:space="preserve"> doit être changé dès la première connexion</w:t>
      </w:r>
      <w:r>
        <w:t>. Si le mot de passe est oublié, écrire au support CSN (cf. supra).</w:t>
      </w:r>
    </w:p>
    <w:p w:rsidR="00223FB0" w:rsidRDefault="00223FB0" w:rsidP="00CC4F82">
      <w:pPr>
        <w:pStyle w:val="Sansinterligne"/>
        <w:jc w:val="both"/>
      </w:pPr>
    </w:p>
    <w:p w:rsidR="00F32B98" w:rsidRDefault="00C80976" w:rsidP="00CC4F82">
      <w:pPr>
        <w:pStyle w:val="Sansinterligne"/>
        <w:jc w:val="both"/>
        <w:rPr>
          <w:noProof/>
          <w:lang w:eastAsia="fr-FR"/>
        </w:rPr>
      </w:pPr>
      <w:r>
        <w:rPr>
          <w:rFonts w:ascii="Times New Roman" w:hAnsi="Times New Roman" w:cs="Times New Roman"/>
          <w:noProof/>
          <w:sz w:val="24"/>
          <w:szCs w:val="24"/>
          <w:lang w:eastAsia="fr-FR"/>
        </w:rPr>
        <w:drawing>
          <wp:anchor distT="36576" distB="36576" distL="36576" distR="36576" simplePos="0" relativeHeight="251691008" behindDoc="0" locked="0" layoutInCell="1" allowOverlap="1" wp14:anchorId="561CE59F" wp14:editId="2DA1F634">
            <wp:simplePos x="0" y="0"/>
            <wp:positionH relativeFrom="margin">
              <wp:posOffset>577215</wp:posOffset>
            </wp:positionH>
            <wp:positionV relativeFrom="paragraph">
              <wp:posOffset>209550</wp:posOffset>
            </wp:positionV>
            <wp:extent cx="4627245" cy="1091565"/>
            <wp:effectExtent l="0" t="0" r="1905" b="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BEBA8EAE-BF5A-486C-A8C5-ECC9F3942E4B}">
                          <a14:imgProps xmlns:a14="http://schemas.microsoft.com/office/drawing/2010/main">
                            <a14:imgLayer r:embed="rId1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627245" cy="1091565"/>
                    </a:xfrm>
                    <a:prstGeom prst="rect">
                      <a:avLst/>
                    </a:prstGeom>
                    <a:noFill/>
                    <a:ln>
                      <a:noFill/>
                    </a:ln>
                    <a:effectLst/>
                  </pic:spPr>
                </pic:pic>
              </a:graphicData>
            </a:graphic>
            <wp14:sizeRelH relativeFrom="page">
              <wp14:pctWidth>0</wp14:pctWidth>
            </wp14:sizeRelH>
            <wp14:sizeRelV relativeFrom="page">
              <wp14:pctHeight>0</wp14:pctHeight>
            </wp14:sizeRelV>
          </wp:anchor>
        </w:drawing>
      </w:r>
      <w:bookmarkStart w:id="2" w:name="_Toc502825424"/>
      <w:r w:rsidR="00F32B98" w:rsidRPr="00223FB0">
        <w:rPr>
          <w:rStyle w:val="Titre3Car"/>
          <w:b w:val="0"/>
        </w:rPr>
        <w:t>Différents profils d’accès</w:t>
      </w:r>
      <w:bookmarkEnd w:id="2"/>
      <w:r w:rsidR="00223FB0" w:rsidRPr="00223FB0">
        <w:rPr>
          <w:noProof/>
          <w:lang w:eastAsia="fr-FR"/>
        </w:rPr>
        <w:t xml:space="preserve"> </w:t>
      </w:r>
    </w:p>
    <w:p w:rsidR="00632A3D" w:rsidRPr="0049710B" w:rsidRDefault="00F32B98" w:rsidP="00CC4F82">
      <w:pPr>
        <w:pStyle w:val="Sansinterligne"/>
        <w:numPr>
          <w:ilvl w:val="0"/>
          <w:numId w:val="3"/>
        </w:numPr>
        <w:jc w:val="both"/>
      </w:pPr>
      <w:r>
        <w:t>D</w:t>
      </w:r>
      <w:r w:rsidR="00D36757" w:rsidRPr="0049710B">
        <w:t xml:space="preserve">onnées agrégées (Profil 28, et profils 22 et 23 pour </w:t>
      </w:r>
      <w:r w:rsidR="002F6815" w:rsidRPr="0049710B">
        <w:t>les produits</w:t>
      </w:r>
      <w:r w:rsidR="00D36757" w:rsidRPr="0049710B">
        <w:t xml:space="preserve"> Business </w:t>
      </w:r>
      <w:proofErr w:type="spellStart"/>
      <w:r w:rsidR="00D36757" w:rsidRPr="0049710B">
        <w:t>Objects</w:t>
      </w:r>
      <w:proofErr w:type="spellEnd"/>
      <w:r w:rsidR="00D36757" w:rsidRPr="0049710B">
        <w:t>)</w:t>
      </w:r>
    </w:p>
    <w:p w:rsidR="00632A3D" w:rsidRPr="00F32B98" w:rsidRDefault="00F32B98" w:rsidP="00CC4F82">
      <w:pPr>
        <w:pStyle w:val="Sansinterligne"/>
        <w:numPr>
          <w:ilvl w:val="0"/>
          <w:numId w:val="3"/>
        </w:numPr>
        <w:jc w:val="both"/>
      </w:pPr>
      <w:r>
        <w:t>Données exhaustives (DCIR) qui contient 4</w:t>
      </w:r>
      <w:r w:rsidR="00D36757" w:rsidRPr="00F32B98">
        <w:t xml:space="preserve"> catégories </w:t>
      </w:r>
      <w:r w:rsidR="00A93C8C">
        <w:t>d’ « identifiants potentiels »</w:t>
      </w:r>
      <w:r w:rsidR="00D36757" w:rsidRPr="00F32B98">
        <w:t xml:space="preserve"> :</w:t>
      </w:r>
    </w:p>
    <w:p w:rsidR="00632A3D" w:rsidRPr="00F32B98" w:rsidRDefault="00D36757" w:rsidP="00CC4F82">
      <w:pPr>
        <w:pStyle w:val="Sansinterligne"/>
        <w:numPr>
          <w:ilvl w:val="1"/>
          <w:numId w:val="3"/>
        </w:numPr>
        <w:jc w:val="both"/>
      </w:pPr>
      <w:r w:rsidRPr="00F32B98">
        <w:t>La commune de résidence de bénéficiaire (70)</w:t>
      </w:r>
    </w:p>
    <w:p w:rsidR="00632A3D" w:rsidRPr="00F32B98" w:rsidRDefault="00D36757" w:rsidP="00CC4F82">
      <w:pPr>
        <w:pStyle w:val="Sansinterligne"/>
        <w:ind w:left="1440"/>
        <w:jc w:val="both"/>
      </w:pPr>
      <w:r w:rsidRPr="00F32B98">
        <w:t>ATTENTION : pas de données médicales dans ce cas</w:t>
      </w:r>
    </w:p>
    <w:p w:rsidR="00632A3D" w:rsidRPr="00F32B98" w:rsidRDefault="00D36757" w:rsidP="00CC4F82">
      <w:pPr>
        <w:pStyle w:val="Sansinterligne"/>
        <w:numPr>
          <w:ilvl w:val="1"/>
          <w:numId w:val="3"/>
        </w:numPr>
        <w:jc w:val="both"/>
      </w:pPr>
      <w:r w:rsidRPr="00F32B98">
        <w:t>Le mois de naissance du bénéficiaire (68)</w:t>
      </w:r>
    </w:p>
    <w:p w:rsidR="00632A3D" w:rsidRPr="00F32B98" w:rsidRDefault="00D36757" w:rsidP="00CC4F82">
      <w:pPr>
        <w:pStyle w:val="Sansinterligne"/>
        <w:numPr>
          <w:ilvl w:val="1"/>
          <w:numId w:val="3"/>
        </w:numPr>
        <w:jc w:val="both"/>
      </w:pPr>
      <w:r w:rsidRPr="00F32B98">
        <w:t>La date des soins (jour + mois + année) (69)</w:t>
      </w:r>
    </w:p>
    <w:p w:rsidR="00632A3D" w:rsidRDefault="00D36757" w:rsidP="00CC4F82">
      <w:pPr>
        <w:pStyle w:val="Sansinterligne"/>
        <w:numPr>
          <w:ilvl w:val="1"/>
          <w:numId w:val="3"/>
        </w:numPr>
        <w:jc w:val="both"/>
      </w:pPr>
      <w:r w:rsidRPr="00F32B98">
        <w:t>La date de décès (jour + mois + année) (71)</w:t>
      </w:r>
    </w:p>
    <w:p w:rsidR="00A93C8C" w:rsidRPr="00F32B98" w:rsidRDefault="00A93C8C" w:rsidP="00CC4F82">
      <w:pPr>
        <w:pStyle w:val="Sansinterligne"/>
        <w:numPr>
          <w:ilvl w:val="1"/>
          <w:numId w:val="3"/>
        </w:numPr>
        <w:jc w:val="both"/>
      </w:pPr>
      <w:r>
        <w:t>Croisement des identifiants potentiels possible, seul profil pérenne : 106</w:t>
      </w:r>
    </w:p>
    <w:p w:rsidR="00F32B98" w:rsidRDefault="00F32B98" w:rsidP="00CC4F82">
      <w:pPr>
        <w:pStyle w:val="Titre1"/>
        <w:spacing w:after="240"/>
        <w:jc w:val="both"/>
      </w:pPr>
      <w:bookmarkStart w:id="3" w:name="_Toc502825425"/>
      <w:r>
        <w:t>Navigation et rubriques</w:t>
      </w:r>
      <w:bookmarkEnd w:id="3"/>
    </w:p>
    <w:p w:rsidR="00F32B98" w:rsidRDefault="000F0330" w:rsidP="00CC4F82">
      <w:pPr>
        <w:pStyle w:val="Sansinterligne"/>
        <w:jc w:val="both"/>
      </w:pPr>
      <w:r>
        <w:rPr>
          <w:noProof/>
          <w:lang w:eastAsia="fr-FR"/>
        </w:rPr>
        <mc:AlternateContent>
          <mc:Choice Requires="wps">
            <w:drawing>
              <wp:anchor distT="0" distB="0" distL="114300" distR="114300" simplePos="0" relativeHeight="251672576" behindDoc="0" locked="0" layoutInCell="1" allowOverlap="1" wp14:anchorId="430C3FC9" wp14:editId="47F7D843">
                <wp:simplePos x="0" y="0"/>
                <wp:positionH relativeFrom="column">
                  <wp:posOffset>-529387</wp:posOffset>
                </wp:positionH>
                <wp:positionV relativeFrom="paragraph">
                  <wp:posOffset>2236470</wp:posOffset>
                </wp:positionV>
                <wp:extent cx="1332230" cy="97276"/>
                <wp:effectExtent l="0" t="0" r="1270" b="0"/>
                <wp:wrapNone/>
                <wp:docPr id="18" name="Zone de texte 18"/>
                <wp:cNvGraphicFramePr/>
                <a:graphic xmlns:a="http://schemas.openxmlformats.org/drawingml/2006/main">
                  <a:graphicData uri="http://schemas.microsoft.com/office/word/2010/wordprocessingShape">
                    <wps:wsp>
                      <wps:cNvSpPr txBox="1"/>
                      <wps:spPr>
                        <a:xfrm flipV="1">
                          <a:off x="0" y="0"/>
                          <a:ext cx="1332230" cy="97276"/>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F0330" w:rsidRPr="000F0330" w:rsidRDefault="000F0330" w:rsidP="000F0330">
                            <w:pPr>
                              <w:rPr>
                                <w:sz w:val="16"/>
                              </w:rPr>
                            </w:pPr>
                            <w:r>
                              <w:rPr>
                                <w:noProof/>
                                <w:sz w:val="16"/>
                                <w:lang w:eastAsia="fr-FR"/>
                              </w:rPr>
                              <w:drawing>
                                <wp:inline distT="0" distB="0" distL="0" distR="0" wp14:anchorId="4DC2FD6A" wp14:editId="4C80B070">
                                  <wp:extent cx="1325880" cy="170180"/>
                                  <wp:effectExtent l="0" t="0" r="7620" b="127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25880" cy="170180"/>
                                          </a:xfrm>
                                          <a:prstGeom prst="rect">
                                            <a:avLst/>
                                          </a:prstGeom>
                                          <a:noFill/>
                                          <a:ln>
                                            <a:noFill/>
                                          </a:ln>
                                        </pic:spPr>
                                      </pic:pic>
                                    </a:graphicData>
                                  </a:graphic>
                                </wp:inline>
                              </w:drawing>
                            </w:r>
                            <w:r>
                              <w:rPr>
                                <w:noProof/>
                                <w:sz w:val="16"/>
                                <w:lang w:eastAsia="fr-FR"/>
                              </w:rPr>
                              <w:drawing>
                                <wp:inline distT="0" distB="0" distL="0" distR="0" wp14:anchorId="7FFD85DC" wp14:editId="3C054C92">
                                  <wp:extent cx="1325880" cy="170470"/>
                                  <wp:effectExtent l="0" t="0" r="0" b="127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25880" cy="170470"/>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8" o:spid="_x0000_s1026" type="#_x0000_t202" style="position:absolute;left:0;text-align:left;margin-left:-41.7pt;margin-top:176.1pt;width:104.9pt;height:7.65pt;flip:y;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" fillcolor="white [3212]" stroked="f" strokeweight=".5pt">
                <v:textbox inset="0,0,0,0">
                  <w:txbxContent>
                    <w:p w:rsidR="000F0330" w:rsidRPr="000F0330" w:rsidRDefault="000F0330" w:rsidP="000F0330">
                      <w:pPr>
                        <w:rPr>
                          <w:sz w:val="16"/>
                        </w:rPr>
                      </w:pPr>
                      <w:r>
                        <w:rPr>
                          <w:noProof/>
                          <w:sz w:val="16"/>
                          <w:lang w:eastAsia="fr-FR"/>
                        </w:rPr>
                        <w:drawing>
                          <wp:inline distT="0" distB="0" distL="0" distR="0" wp14:anchorId="4DC2FD6A" wp14:editId="4C80B070">
                            <wp:extent cx="1325880" cy="170180"/>
                            <wp:effectExtent l="0" t="0" r="7620" b="127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25880" cy="170180"/>
                                    </a:xfrm>
                                    <a:prstGeom prst="rect">
                                      <a:avLst/>
                                    </a:prstGeom>
                                    <a:noFill/>
                                    <a:ln>
                                      <a:noFill/>
                                    </a:ln>
                                  </pic:spPr>
                                </pic:pic>
                              </a:graphicData>
                            </a:graphic>
                          </wp:inline>
                        </w:drawing>
                      </w:r>
                      <w:r>
                        <w:rPr>
                          <w:noProof/>
                          <w:sz w:val="16"/>
                          <w:lang w:eastAsia="fr-FR"/>
                        </w:rPr>
                        <w:drawing>
                          <wp:inline distT="0" distB="0" distL="0" distR="0" wp14:anchorId="7FFD85DC" wp14:editId="3C054C92">
                            <wp:extent cx="1325880" cy="170470"/>
                            <wp:effectExtent l="0" t="0" r="0" b="127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25880" cy="170470"/>
                                    </a:xfrm>
                                    <a:prstGeom prst="rect">
                                      <a:avLst/>
                                    </a:prstGeom>
                                    <a:noFill/>
                                    <a:ln>
                                      <a:noFill/>
                                    </a:ln>
                                  </pic:spPr>
                                </pic:pic>
                              </a:graphicData>
                            </a:graphic>
                          </wp:inline>
                        </w:drawing>
                      </w:r>
                    </w:p>
                  </w:txbxContent>
                </v:textbox>
              </v:shape>
            </w:pict>
          </mc:Fallback>
        </mc:AlternateContent>
      </w:r>
      <w:r>
        <w:rPr>
          <w:noProof/>
          <w:lang w:eastAsia="fr-FR"/>
        </w:rPr>
        <mc:AlternateContent>
          <mc:Choice Requires="wps">
            <w:drawing>
              <wp:anchor distT="0" distB="0" distL="114300" distR="114300" simplePos="0" relativeHeight="251670528" behindDoc="0" locked="0" layoutInCell="1" allowOverlap="1" wp14:anchorId="0A305ECE" wp14:editId="7CB1BDDA">
                <wp:simplePos x="0" y="0"/>
                <wp:positionH relativeFrom="column">
                  <wp:posOffset>-468630</wp:posOffset>
                </wp:positionH>
                <wp:positionV relativeFrom="paragraph">
                  <wp:posOffset>2078787</wp:posOffset>
                </wp:positionV>
                <wp:extent cx="1332230" cy="165100"/>
                <wp:effectExtent l="0" t="0" r="1270" b="6350"/>
                <wp:wrapNone/>
                <wp:docPr id="14" name="Zone de texte 14"/>
                <wp:cNvGraphicFramePr/>
                <a:graphic xmlns:a="http://schemas.openxmlformats.org/drawingml/2006/main">
                  <a:graphicData uri="http://schemas.microsoft.com/office/word/2010/wordprocessingShape">
                    <wps:wsp>
                      <wps:cNvSpPr txBox="1"/>
                      <wps:spPr>
                        <a:xfrm>
                          <a:off x="0" y="0"/>
                          <a:ext cx="1332230" cy="1651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F0330" w:rsidRPr="000F0330" w:rsidRDefault="000F0330" w:rsidP="000F0330">
                            <w:pPr>
                              <w:rPr>
                                <w:sz w:val="16"/>
                              </w:rPr>
                            </w:pPr>
                            <w:r>
                              <w:rPr>
                                <w:noProof/>
                                <w:sz w:val="16"/>
                                <w:lang w:eastAsia="fr-FR"/>
                              </w:rPr>
                              <w:drawing>
                                <wp:inline distT="0" distB="0" distL="0" distR="0" wp14:anchorId="6EC57C71" wp14:editId="2943E500">
                                  <wp:extent cx="1325880" cy="170180"/>
                                  <wp:effectExtent l="0" t="0" r="7620" b="127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25880" cy="170180"/>
                                          </a:xfrm>
                                          <a:prstGeom prst="rect">
                                            <a:avLst/>
                                          </a:prstGeom>
                                          <a:noFill/>
                                          <a:ln>
                                            <a:noFill/>
                                          </a:ln>
                                        </pic:spPr>
                                      </pic:pic>
                                    </a:graphicData>
                                  </a:graphic>
                                </wp:inline>
                              </w:drawing>
                            </w:r>
                            <w:r>
                              <w:rPr>
                                <w:noProof/>
                                <w:sz w:val="16"/>
                                <w:lang w:eastAsia="fr-FR"/>
                              </w:rPr>
                              <w:drawing>
                                <wp:inline distT="0" distB="0" distL="0" distR="0" wp14:anchorId="2CB504D9" wp14:editId="3787B620">
                                  <wp:extent cx="1325880" cy="170470"/>
                                  <wp:effectExtent l="0" t="0" r="0" b="127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25880" cy="170470"/>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4" o:spid="_x0000_s1027" type="#_x0000_t202" style="position:absolute;left:0;text-align:left;margin-left:-36.9pt;margin-top:163.7pt;width:104.9pt;height:13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" fillcolor="white [3212]" stroked="f" strokeweight=".5pt">
                <v:textbox inset="0,0,0,0">
                  <w:txbxContent>
                    <w:p w:rsidR="000F0330" w:rsidRPr="000F0330" w:rsidRDefault="000F0330" w:rsidP="000F0330">
                      <w:pPr>
                        <w:rPr>
                          <w:sz w:val="16"/>
                        </w:rPr>
                      </w:pPr>
                      <w:r>
                        <w:rPr>
                          <w:noProof/>
                          <w:sz w:val="16"/>
                          <w:lang w:eastAsia="fr-FR"/>
                        </w:rPr>
                        <w:drawing>
                          <wp:inline distT="0" distB="0" distL="0" distR="0" wp14:anchorId="6EC57C71" wp14:editId="2943E500">
                            <wp:extent cx="1325880" cy="170180"/>
                            <wp:effectExtent l="0" t="0" r="7620" b="127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25880" cy="170180"/>
                                    </a:xfrm>
                                    <a:prstGeom prst="rect">
                                      <a:avLst/>
                                    </a:prstGeom>
                                    <a:noFill/>
                                    <a:ln>
                                      <a:noFill/>
                                    </a:ln>
                                  </pic:spPr>
                                </pic:pic>
                              </a:graphicData>
                            </a:graphic>
                          </wp:inline>
                        </w:drawing>
                      </w:r>
                      <w:r>
                        <w:rPr>
                          <w:noProof/>
                          <w:sz w:val="16"/>
                          <w:lang w:eastAsia="fr-FR"/>
                        </w:rPr>
                        <w:drawing>
                          <wp:inline distT="0" distB="0" distL="0" distR="0" wp14:anchorId="2CB504D9" wp14:editId="3787B620">
                            <wp:extent cx="1325880" cy="170470"/>
                            <wp:effectExtent l="0" t="0" r="0" b="127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25880" cy="170470"/>
                                    </a:xfrm>
                                    <a:prstGeom prst="rect">
                                      <a:avLst/>
                                    </a:prstGeom>
                                    <a:noFill/>
                                    <a:ln>
                                      <a:noFill/>
                                    </a:ln>
                                  </pic:spPr>
                                </pic:pic>
                              </a:graphicData>
                            </a:graphic>
                          </wp:inline>
                        </w:drawing>
                      </w:r>
                    </w:p>
                  </w:txbxContent>
                </v:textbox>
              </v:shape>
            </w:pict>
          </mc:Fallback>
        </mc:AlternateContent>
      </w:r>
      <w:r>
        <w:rPr>
          <w:noProof/>
          <w:lang w:eastAsia="fr-FR"/>
        </w:rPr>
        <mc:AlternateContent>
          <mc:Choice Requires="wps">
            <w:drawing>
              <wp:anchor distT="0" distB="0" distL="114300" distR="114300" simplePos="0" relativeHeight="251668480" behindDoc="0" locked="0" layoutInCell="1" allowOverlap="1" wp14:anchorId="49CD5D2A" wp14:editId="667BEF98">
                <wp:simplePos x="0" y="0"/>
                <wp:positionH relativeFrom="column">
                  <wp:posOffset>-554355</wp:posOffset>
                </wp:positionH>
                <wp:positionV relativeFrom="paragraph">
                  <wp:posOffset>2007235</wp:posOffset>
                </wp:positionV>
                <wp:extent cx="1332230" cy="165100"/>
                <wp:effectExtent l="0" t="0" r="1270" b="6350"/>
                <wp:wrapNone/>
                <wp:docPr id="13" name="Zone de texte 13"/>
                <wp:cNvGraphicFramePr/>
                <a:graphic xmlns:a="http://schemas.openxmlformats.org/drawingml/2006/main">
                  <a:graphicData uri="http://schemas.microsoft.com/office/word/2010/wordprocessingShape">
                    <wps:wsp>
                      <wps:cNvSpPr txBox="1"/>
                      <wps:spPr>
                        <a:xfrm>
                          <a:off x="0" y="0"/>
                          <a:ext cx="1332230" cy="1651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F0330" w:rsidRPr="000F0330" w:rsidRDefault="000F0330" w:rsidP="000F0330">
                            <w:pPr>
                              <w:rPr>
                                <w:sz w:val="16"/>
                              </w:rPr>
                            </w:pPr>
                            <w:r>
                              <w:rPr>
                                <w:noProof/>
                                <w:sz w:val="16"/>
                                <w:lang w:eastAsia="fr-FR"/>
                              </w:rPr>
                              <w:drawing>
                                <wp:inline distT="0" distB="0" distL="0" distR="0" wp14:anchorId="539B5BB4" wp14:editId="0A19F989">
                                  <wp:extent cx="1325880" cy="170180"/>
                                  <wp:effectExtent l="0" t="0" r="7620" b="127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25880" cy="170180"/>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3" o:spid="_x0000_s1028" type="#_x0000_t202" style="position:absolute;left:0;text-align:left;margin-left:-43.65pt;margin-top:158.05pt;width:104.9pt;height:13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" fillcolor="white [3212]" stroked="f" strokeweight=".5pt">
                <v:textbox inset="0,0,0,0">
                  <w:txbxContent>
                    <w:p w:rsidR="000F0330" w:rsidRPr="000F0330" w:rsidRDefault="000F0330" w:rsidP="000F0330">
                      <w:pPr>
                        <w:rPr>
                          <w:sz w:val="16"/>
                        </w:rPr>
                      </w:pPr>
                      <w:r>
                        <w:rPr>
                          <w:noProof/>
                          <w:sz w:val="16"/>
                          <w:lang w:eastAsia="fr-FR"/>
                        </w:rPr>
                        <w:drawing>
                          <wp:inline distT="0" distB="0" distL="0" distR="0" wp14:anchorId="539B5BB4" wp14:editId="0A19F989">
                            <wp:extent cx="1325880" cy="170180"/>
                            <wp:effectExtent l="0" t="0" r="7620" b="127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25880" cy="170180"/>
                                    </a:xfrm>
                                    <a:prstGeom prst="rect">
                                      <a:avLst/>
                                    </a:prstGeom>
                                    <a:noFill/>
                                    <a:ln>
                                      <a:noFill/>
                                    </a:ln>
                                  </pic:spPr>
                                </pic:pic>
                              </a:graphicData>
                            </a:graphic>
                          </wp:inline>
                        </w:drawing>
                      </w:r>
                    </w:p>
                  </w:txbxContent>
                </v:textbox>
              </v:shape>
            </w:pict>
          </mc:Fallback>
        </mc:AlternateContent>
      </w:r>
      <w:r w:rsidR="00F32B98" w:rsidRPr="00E22B47">
        <w:rPr>
          <w:b/>
        </w:rPr>
        <w:t>Statistiques</w:t>
      </w:r>
      <w:r w:rsidR="00F32B98">
        <w:t> : pour accéder aux données via Sas Enterprise Guide (SEG) ou à la suite office</w:t>
      </w:r>
    </w:p>
    <w:p w:rsidR="00F32B98" w:rsidRDefault="00F32B98" w:rsidP="00CC4F82">
      <w:pPr>
        <w:pStyle w:val="Sansinterligne"/>
        <w:jc w:val="both"/>
      </w:pPr>
      <w:r w:rsidRPr="00E22B47">
        <w:rPr>
          <w:b/>
        </w:rPr>
        <w:t>Forum</w:t>
      </w:r>
      <w:r>
        <w:t> : pour poser des questions sur les données (par type de produit) ou sur SAS</w:t>
      </w:r>
    </w:p>
    <w:p w:rsidR="00F32B98" w:rsidRDefault="00F32B98" w:rsidP="00CC4F82">
      <w:pPr>
        <w:pStyle w:val="Sansinterligne"/>
        <w:jc w:val="both"/>
      </w:pPr>
      <w:r w:rsidRPr="00E22B47">
        <w:rPr>
          <w:b/>
        </w:rPr>
        <w:t>Tableaux et requêtes</w:t>
      </w:r>
      <w:r>
        <w:t> : accès à l’univers Business Object (BO) et notamment à toute la documentation autour du SNIIRAM</w:t>
      </w:r>
    </w:p>
    <w:p w:rsidR="00AF3D3E" w:rsidRDefault="00E22B47" w:rsidP="00CC4F82">
      <w:pPr>
        <w:pStyle w:val="Sansinterligne"/>
        <w:jc w:val="both"/>
      </w:pPr>
      <w:r w:rsidRPr="00E22B47">
        <w:rPr>
          <w:b/>
        </w:rPr>
        <w:t>Dictionnaire SNIIRAM</w:t>
      </w:r>
      <w:r>
        <w:t> : dictionnaire des codes</w:t>
      </w:r>
      <w:r w:rsidR="00AF3D3E">
        <w:t>, disponible sous deux formats</w:t>
      </w:r>
    </w:p>
    <w:p w:rsidR="00AF3D3E" w:rsidRDefault="00E22B47" w:rsidP="00D15708">
      <w:pPr>
        <w:pStyle w:val="Sansinterligne"/>
        <w:numPr>
          <w:ilvl w:val="0"/>
          <w:numId w:val="3"/>
        </w:numPr>
        <w:jc w:val="both"/>
      </w:pPr>
      <w:r>
        <w:t xml:space="preserve">une page web qui s’ouvre dans un nouvel onglet, </w:t>
      </w:r>
    </w:p>
    <w:p w:rsidR="00AF3D3E" w:rsidRDefault="00E22B47" w:rsidP="00D15708">
      <w:pPr>
        <w:pStyle w:val="Sansinterligne"/>
        <w:numPr>
          <w:ilvl w:val="0"/>
          <w:numId w:val="3"/>
        </w:numPr>
        <w:jc w:val="both"/>
      </w:pPr>
      <w:r>
        <w:t xml:space="preserve">un fichier </w:t>
      </w:r>
      <w:proofErr w:type="spellStart"/>
      <w:r>
        <w:t>access</w:t>
      </w:r>
      <w:proofErr w:type="spellEnd"/>
      <w:r>
        <w:t xml:space="preserve"> à installer</w:t>
      </w:r>
      <w:r w:rsidR="00AF3D3E">
        <w:t>, très ergonomique et accessible hors-ligne</w:t>
      </w:r>
      <w:r>
        <w:t xml:space="preserve"> (demande COBI) </w:t>
      </w:r>
    </w:p>
    <w:p w:rsidR="00E22B47" w:rsidRDefault="008C2D52" w:rsidP="00CC4F82">
      <w:pPr>
        <w:pStyle w:val="Sansinterligne"/>
        <w:jc w:val="both"/>
      </w:pPr>
      <w:r>
        <w:rPr>
          <w:noProof/>
          <w:lang w:eastAsia="fr-FR"/>
        </w:rPr>
        <w:drawing>
          <wp:anchor distT="0" distB="0" distL="114300" distR="114300" simplePos="0" relativeHeight="251711488" behindDoc="0" locked="0" layoutInCell="1" allowOverlap="1" wp14:anchorId="70E5DE67" wp14:editId="3D9205A9">
            <wp:simplePos x="0" y="0"/>
            <wp:positionH relativeFrom="column">
              <wp:posOffset>-762635</wp:posOffset>
            </wp:positionH>
            <wp:positionV relativeFrom="paragraph">
              <wp:posOffset>538480</wp:posOffset>
            </wp:positionV>
            <wp:extent cx="7232015" cy="2976245"/>
            <wp:effectExtent l="0" t="0" r="6985" b="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r="3791"/>
                    <a:stretch/>
                  </pic:blipFill>
                  <pic:spPr bwMode="auto">
                    <a:xfrm>
                      <a:off x="0" y="0"/>
                      <a:ext cx="7232015" cy="29762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22B47">
        <w:t xml:space="preserve">+ </w:t>
      </w:r>
      <w:proofErr w:type="gramStart"/>
      <w:r w:rsidR="00E22B47">
        <w:t>dictionnaire</w:t>
      </w:r>
      <w:proofErr w:type="gramEnd"/>
      <w:r w:rsidR="00E22B47">
        <w:t xml:space="preserve"> des concepts à télécharger au format </w:t>
      </w:r>
      <w:proofErr w:type="spellStart"/>
      <w:r w:rsidR="00E22B47">
        <w:t>excel</w:t>
      </w:r>
      <w:proofErr w:type="spellEnd"/>
      <w:r w:rsidR="00E22B47">
        <w:t xml:space="preserve"> utile pour entrer dans l’univers des données de santé, avec 88 concepts définis</w:t>
      </w:r>
      <w:r w:rsidRPr="008C2D52">
        <w:rPr>
          <w:noProof/>
          <w:lang w:eastAsia="fr-FR"/>
        </w:rPr>
        <w:t xml:space="preserve"> </w:t>
      </w:r>
    </w:p>
    <w:p w:rsidR="00E22B47" w:rsidRDefault="00FC57F2" w:rsidP="00CC4F82">
      <w:pPr>
        <w:pStyle w:val="Titre1"/>
        <w:jc w:val="both"/>
      </w:pPr>
      <w:bookmarkStart w:id="4" w:name="_Toc502825426"/>
      <w:r>
        <w:lastRenderedPageBreak/>
        <w:t>Accès aux données</w:t>
      </w:r>
      <w:r w:rsidR="000F0330">
        <w:t xml:space="preserve"> via SAS Enterprise Guide</w:t>
      </w:r>
      <w:bookmarkEnd w:id="4"/>
    </w:p>
    <w:p w:rsidR="00D36757" w:rsidRDefault="00FC57F2" w:rsidP="00AA1AC9">
      <w:r>
        <w:t>Différentes bibliothèques</w:t>
      </w:r>
      <w:r w:rsidR="00D36757">
        <w:t xml:space="preserve"> en ORACLE ou en SAS. </w:t>
      </w:r>
    </w:p>
    <w:p w:rsidR="00D36757" w:rsidRDefault="00D36757" w:rsidP="00CC4F82">
      <w:pPr>
        <w:spacing w:after="0"/>
        <w:jc w:val="both"/>
      </w:pPr>
      <w:r>
        <w:t xml:space="preserve">Les plus importantes : </w:t>
      </w:r>
    </w:p>
    <w:p w:rsidR="00D36757" w:rsidRDefault="00D36757" w:rsidP="00CC4F82">
      <w:pPr>
        <w:pStyle w:val="Paragraphedeliste"/>
        <w:numPr>
          <w:ilvl w:val="0"/>
          <w:numId w:val="3"/>
        </w:numPr>
        <w:jc w:val="both"/>
      </w:pPr>
      <w:r w:rsidRPr="00706D1D">
        <w:rPr>
          <w:b/>
        </w:rPr>
        <w:t>ORAVUE</w:t>
      </w:r>
      <w:r>
        <w:t xml:space="preserve"> (tables DCIR) : ER_... = DCIR / ERE_... = DCIR école /</w:t>
      </w:r>
      <w:r w:rsidR="006E0B1D">
        <w:t xml:space="preserve"> NS_... = DCIR simplifié</w:t>
      </w:r>
      <w:r w:rsidR="00706D1D">
        <w:t xml:space="preserve"> / NSE_...=DCIR simplifié école</w:t>
      </w:r>
    </w:p>
    <w:p w:rsidR="006E0B1D" w:rsidRDefault="006E0B1D" w:rsidP="00CC4F82">
      <w:pPr>
        <w:pStyle w:val="Paragraphedeliste"/>
        <w:numPr>
          <w:ilvl w:val="0"/>
          <w:numId w:val="3"/>
        </w:numPr>
        <w:jc w:val="both"/>
      </w:pPr>
      <w:r w:rsidRPr="00706D1D">
        <w:rPr>
          <w:b/>
        </w:rPr>
        <w:t>ORAUSER</w:t>
      </w:r>
      <w:r>
        <w:t> : votre espace personnel sur Oracle</w:t>
      </w:r>
    </w:p>
    <w:p w:rsidR="006E0B1D" w:rsidRDefault="006E0B1D" w:rsidP="00CC4F82">
      <w:pPr>
        <w:pStyle w:val="Paragraphedeliste"/>
        <w:numPr>
          <w:ilvl w:val="0"/>
          <w:numId w:val="3"/>
        </w:numPr>
        <w:jc w:val="both"/>
      </w:pPr>
      <w:r w:rsidRPr="00706D1D">
        <w:rPr>
          <w:b/>
        </w:rPr>
        <w:t>SASDATA1</w:t>
      </w:r>
      <w:r>
        <w:t> : votre espace personnel sous SAS</w:t>
      </w:r>
    </w:p>
    <w:p w:rsidR="00706D1D" w:rsidRDefault="00706D1D" w:rsidP="00CC4F82">
      <w:pPr>
        <w:pStyle w:val="Titre2"/>
        <w:jc w:val="both"/>
      </w:pPr>
      <w:bookmarkStart w:id="5" w:name="_Toc502825427"/>
      <w:r>
        <w:t>Requêtes sur les tables SAS/ORACLE</w:t>
      </w:r>
      <w:bookmarkEnd w:id="5"/>
    </w:p>
    <w:p w:rsidR="00706D1D" w:rsidRDefault="006E0B1D" w:rsidP="00CC4F82">
      <w:pPr>
        <w:jc w:val="both"/>
      </w:pPr>
      <w:r>
        <w:t xml:space="preserve">Attention, toutes les tables initiales sont sous ORACLE, mais le travail se fait sur la </w:t>
      </w:r>
      <w:r w:rsidR="00706D1D">
        <w:t>WORK</w:t>
      </w:r>
      <w:r>
        <w:t xml:space="preserve"> donc sur SAS. </w:t>
      </w:r>
      <w:r w:rsidR="00706D1D">
        <w:t xml:space="preserve">Lorsque vous travaillez sur ces tables, il faut préciser la bibliothèque avant le nom de la table. Si la WORK est votre librairie par défaut, il n’y a pas besoin de la préciser. Le code rédigé pour interroger les tables dans l’univers ORACLE (dans une bibliothèque commençant par « ORA… ») </w:t>
      </w:r>
      <w:proofErr w:type="gramStart"/>
      <w:r w:rsidR="00706D1D">
        <w:t>doit</w:t>
      </w:r>
      <w:proofErr w:type="gramEnd"/>
      <w:r w:rsidR="00706D1D">
        <w:t xml:space="preserve"> nécessairement être une procédure SQL. Une fois la table dans l’univers SAS (sur la WORK ou SASDATA1), on a accès à tout le champ des codes SAS, étapes DATA, autres procédures, etc. </w:t>
      </w:r>
    </w:p>
    <w:p w:rsidR="006E0B1D" w:rsidRDefault="006E0B1D" w:rsidP="00CC4F82">
      <w:pPr>
        <w:jc w:val="both"/>
      </w:pPr>
      <w:r>
        <w:t>Il ne faut jamais faire de jointure entre une table de travail sur SAS et une table sur Oracle</w:t>
      </w:r>
      <w:r w:rsidR="00EB0894">
        <w:t xml:space="preserve">. Deux options sont donc possibles : si on souhaite récupérer des informations d’une table brute de la CNAMTS, on </w:t>
      </w:r>
      <w:r>
        <w:t xml:space="preserve">copie </w:t>
      </w:r>
      <w:r w:rsidR="00EB0894">
        <w:t>s</w:t>
      </w:r>
      <w:r>
        <w:t>a table de travail dans l’univers Oracle</w:t>
      </w:r>
      <w:r w:rsidR="00706D1D">
        <w:t xml:space="preserve"> (soit avec une étape data, soit avec un copier-coller sur le nom de la table dans les bibliothèques)</w:t>
      </w:r>
      <w:r>
        <w:t>.</w:t>
      </w:r>
      <w:r w:rsidR="00EB0894">
        <w:t xml:space="preserve"> Une autre possibilité consiste à faire une jointure sur deux tables de travail stockées sous SAS.</w:t>
      </w:r>
    </w:p>
    <w:p w:rsidR="006E0B1D" w:rsidRDefault="006E0B1D" w:rsidP="00CC4F82">
      <w:pPr>
        <w:spacing w:after="0"/>
        <w:jc w:val="both"/>
      </w:pPr>
      <w:r>
        <w:t>Pour l’analyse de données</w:t>
      </w:r>
      <w:r w:rsidR="00706D1D">
        <w:t>, deux options</w:t>
      </w:r>
      <w:r>
        <w:t> :</w:t>
      </w:r>
    </w:p>
    <w:p w:rsidR="006E0B1D" w:rsidRDefault="006E0B1D" w:rsidP="00CC4F82">
      <w:pPr>
        <w:pStyle w:val="Paragraphedeliste"/>
        <w:numPr>
          <w:ilvl w:val="0"/>
          <w:numId w:val="3"/>
        </w:numPr>
        <w:jc w:val="both"/>
      </w:pPr>
      <w:r w:rsidRPr="00706D1D">
        <w:rPr>
          <w:b/>
        </w:rPr>
        <w:t xml:space="preserve">Interface SAS </w:t>
      </w:r>
      <w:r w:rsidR="00706D1D">
        <w:rPr>
          <w:b/>
        </w:rPr>
        <w:t xml:space="preserve">Guide. </w:t>
      </w:r>
      <w:r w:rsidR="00706D1D">
        <w:t>Elle peut être utile pour le démarrage et les premières requêtes, et permet notamment de générer des morceaux de codes et comprendre la démarche, mais dont il faut retirer certaines parties inutiles. Attention, elle génère du code SAS SQL mais n’empêche pas certaines opérations pourtant à éviter sur le SNDS, comme les jointures entre une table SAS et une table ORACLE.</w:t>
      </w:r>
    </w:p>
    <w:p w:rsidR="006E0B1D" w:rsidRDefault="006E0B1D" w:rsidP="005106F0">
      <w:pPr>
        <w:pStyle w:val="Paragraphedeliste"/>
        <w:numPr>
          <w:ilvl w:val="0"/>
          <w:numId w:val="3"/>
        </w:numPr>
        <w:jc w:val="both"/>
      </w:pPr>
      <w:r w:rsidRPr="00706D1D">
        <w:rPr>
          <w:b/>
        </w:rPr>
        <w:t>Programmation avec du code SAS</w:t>
      </w:r>
      <w:r w:rsidR="00706D1D">
        <w:t xml:space="preserve"> (Fichier &gt; Nouveau &gt; Programme SAS)</w:t>
      </w:r>
      <w:r>
        <w:t xml:space="preserve"> -&gt; s’appuyer sur les quelques programmes existants</w:t>
      </w:r>
      <w:r w:rsidR="005106F0">
        <w:t xml:space="preserve"> disponibles sous </w:t>
      </w:r>
      <w:hyperlink r:id="rId17" w:history="1">
        <w:r w:rsidR="005106F0" w:rsidRPr="005106F0">
          <w:rPr>
            <w:rStyle w:val="Lienhypertexte"/>
          </w:rPr>
          <w:t>I:\SNDS_Formations\Formation SNIIR-AM\Groupe utilisateurs\Méthodologie</w:t>
        </w:r>
      </w:hyperlink>
    </w:p>
    <w:p w:rsidR="00367F42" w:rsidRDefault="00367F42" w:rsidP="001F6ED5">
      <w:pPr>
        <w:pStyle w:val="Titre1"/>
      </w:pPr>
      <w:bookmarkStart w:id="6" w:name="_Toc502825428"/>
      <w:r>
        <w:t>DCIR ou DCIR simplifié ?</w:t>
      </w:r>
      <w:bookmarkEnd w:id="6"/>
    </w:p>
    <w:tbl>
      <w:tblPr>
        <w:tblStyle w:val="Trameclaire-Accent1"/>
        <w:tblW w:w="9606" w:type="dxa"/>
        <w:tblLook w:val="04A0" w:firstRow="1" w:lastRow="0" w:firstColumn="1" w:lastColumn="0" w:noHBand="0" w:noVBand="1"/>
      </w:tblPr>
      <w:tblGrid>
        <w:gridCol w:w="2376"/>
        <w:gridCol w:w="3547"/>
        <w:gridCol w:w="3683"/>
      </w:tblGrid>
      <w:tr w:rsidR="00367F42" w:rsidTr="00AA1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367F42" w:rsidRDefault="00367F42" w:rsidP="00367F42">
            <w:pPr>
              <w:pStyle w:val="Paragraphedeliste"/>
              <w:ind w:left="0"/>
              <w:jc w:val="center"/>
            </w:pPr>
          </w:p>
        </w:tc>
        <w:tc>
          <w:tcPr>
            <w:tcW w:w="3547" w:type="dxa"/>
            <w:vAlign w:val="center"/>
          </w:tcPr>
          <w:p w:rsidR="00367F42" w:rsidRDefault="00367F42" w:rsidP="00367F42">
            <w:pPr>
              <w:pStyle w:val="Paragraphedeliste"/>
              <w:ind w:left="0"/>
              <w:jc w:val="center"/>
              <w:cnfStyle w:val="100000000000" w:firstRow="1" w:lastRow="0" w:firstColumn="0" w:lastColumn="0" w:oddVBand="0" w:evenVBand="0" w:oddHBand="0" w:evenHBand="0" w:firstRowFirstColumn="0" w:firstRowLastColumn="0" w:lastRowFirstColumn="0" w:lastRowLastColumn="0"/>
            </w:pPr>
            <w:r>
              <w:t>DCIR</w:t>
            </w:r>
          </w:p>
        </w:tc>
        <w:tc>
          <w:tcPr>
            <w:tcW w:w="3683" w:type="dxa"/>
            <w:vAlign w:val="center"/>
          </w:tcPr>
          <w:p w:rsidR="00367F42" w:rsidRDefault="00367F42" w:rsidP="00367F42">
            <w:pPr>
              <w:pStyle w:val="Paragraphedeliste"/>
              <w:ind w:left="0"/>
              <w:jc w:val="center"/>
              <w:cnfStyle w:val="100000000000" w:firstRow="1" w:lastRow="0" w:firstColumn="0" w:lastColumn="0" w:oddVBand="0" w:evenVBand="0" w:oddHBand="0" w:evenHBand="0" w:firstRowFirstColumn="0" w:firstRowLastColumn="0" w:lastRowFirstColumn="0" w:lastRowLastColumn="0"/>
            </w:pPr>
            <w:r>
              <w:t>DCIR simplifié</w:t>
            </w:r>
          </w:p>
        </w:tc>
      </w:tr>
      <w:tr w:rsidR="00367F42" w:rsidTr="00AA1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367F42" w:rsidRDefault="00367F42" w:rsidP="00367F42">
            <w:pPr>
              <w:pStyle w:val="Paragraphedeliste"/>
              <w:ind w:left="0"/>
              <w:jc w:val="center"/>
            </w:pPr>
            <w:r>
              <w:t>Dates de soins disponibles</w:t>
            </w:r>
          </w:p>
        </w:tc>
        <w:tc>
          <w:tcPr>
            <w:tcW w:w="3547" w:type="dxa"/>
            <w:vAlign w:val="center"/>
          </w:tcPr>
          <w:p w:rsidR="00367F42" w:rsidRDefault="00367F42" w:rsidP="00367F42">
            <w:pPr>
              <w:pStyle w:val="Paragraphedeliste"/>
              <w:ind w:left="0"/>
              <w:jc w:val="center"/>
              <w:cnfStyle w:val="000000100000" w:firstRow="0" w:lastRow="0" w:firstColumn="0" w:lastColumn="0" w:oddVBand="0" w:evenVBand="0" w:oddHBand="1" w:evenHBand="0" w:firstRowFirstColumn="0" w:firstRowLastColumn="0" w:lastRowFirstColumn="0" w:lastRowLastColumn="0"/>
            </w:pPr>
            <w:r>
              <w:t>2013-2017 + bases archivées (2008-2012)</w:t>
            </w:r>
          </w:p>
        </w:tc>
        <w:tc>
          <w:tcPr>
            <w:tcW w:w="3683" w:type="dxa"/>
            <w:vAlign w:val="center"/>
          </w:tcPr>
          <w:p w:rsidR="00367F42" w:rsidRDefault="00367F42" w:rsidP="00367F42">
            <w:pPr>
              <w:pStyle w:val="Paragraphedeliste"/>
              <w:ind w:left="0"/>
              <w:jc w:val="center"/>
              <w:cnfStyle w:val="000000100000" w:firstRow="0" w:lastRow="0" w:firstColumn="0" w:lastColumn="0" w:oddVBand="0" w:evenVBand="0" w:oddHBand="1" w:evenHBand="0" w:firstRowFirstColumn="0" w:firstRowLastColumn="0" w:lastRowFirstColumn="0" w:lastRowLastColumn="0"/>
            </w:pPr>
            <w:r>
              <w:t>Janvier 2016 – Mars 2017</w:t>
            </w:r>
          </w:p>
          <w:p w:rsidR="00367F42" w:rsidRDefault="00367F42" w:rsidP="00367F42">
            <w:pPr>
              <w:pStyle w:val="Paragraphedeliste"/>
              <w:ind w:left="0"/>
              <w:jc w:val="center"/>
              <w:cnfStyle w:val="000000100000" w:firstRow="0" w:lastRow="0" w:firstColumn="0" w:lastColumn="0" w:oddVBand="0" w:evenVBand="0" w:oddHBand="1" w:evenHBand="0" w:firstRowFirstColumn="0" w:firstRowLastColumn="0" w:lastRowFirstColumn="0" w:lastRowLastColumn="0"/>
            </w:pPr>
            <w:r>
              <w:t>Doit être mis à jour mensuellement à partir de 2018</w:t>
            </w:r>
          </w:p>
        </w:tc>
      </w:tr>
      <w:tr w:rsidR="00367F42" w:rsidTr="00AA1AC9">
        <w:tc>
          <w:tcPr>
            <w:cnfStyle w:val="001000000000" w:firstRow="0" w:lastRow="0" w:firstColumn="1" w:lastColumn="0" w:oddVBand="0" w:evenVBand="0" w:oddHBand="0" w:evenHBand="0" w:firstRowFirstColumn="0" w:firstRowLastColumn="0" w:lastRowFirstColumn="0" w:lastRowLastColumn="0"/>
            <w:tcW w:w="2376" w:type="dxa"/>
            <w:vAlign w:val="center"/>
          </w:tcPr>
          <w:p w:rsidR="00367F42" w:rsidRDefault="00AA1AC9" w:rsidP="00367F42">
            <w:pPr>
              <w:pStyle w:val="Paragraphedeliste"/>
              <w:ind w:left="0"/>
              <w:jc w:val="center"/>
            </w:pPr>
            <w:r>
              <w:t>Référentiel de bénéficiaires</w:t>
            </w:r>
          </w:p>
        </w:tc>
        <w:tc>
          <w:tcPr>
            <w:tcW w:w="3547" w:type="dxa"/>
            <w:vAlign w:val="center"/>
          </w:tcPr>
          <w:p w:rsidR="00AA1AC9" w:rsidRDefault="00AA1AC9" w:rsidP="00367F42">
            <w:pPr>
              <w:pStyle w:val="Paragraphedeliste"/>
              <w:ind w:left="0"/>
              <w:jc w:val="center"/>
              <w:cnfStyle w:val="000000000000" w:firstRow="0" w:lastRow="0" w:firstColumn="0" w:lastColumn="0" w:oddVBand="0" w:evenVBand="0" w:oddHBand="0" w:evenHBand="0" w:firstRowFirstColumn="0" w:firstRowLastColumn="0" w:lastRowFirstColumn="0" w:lastRowLastColumn="0"/>
            </w:pPr>
            <w:r>
              <w:t xml:space="preserve">Mis à jour en permanence via : </w:t>
            </w:r>
          </w:p>
          <w:p w:rsidR="00AA1AC9" w:rsidRDefault="00AA1AC9" w:rsidP="00AA1AC9">
            <w:pPr>
              <w:pStyle w:val="Paragraphedeliste"/>
              <w:ind w:left="0"/>
              <w:jc w:val="center"/>
              <w:cnfStyle w:val="000000000000" w:firstRow="0" w:lastRow="0" w:firstColumn="0" w:lastColumn="0" w:oddVBand="0" w:evenVBand="0" w:oddHBand="0" w:evenHBand="0" w:firstRowFirstColumn="0" w:firstRowLastColumn="0" w:lastRowFirstColumn="0" w:lastRowLastColumn="0"/>
            </w:pPr>
            <w:r>
              <w:t xml:space="preserve">- les caisses </w:t>
            </w:r>
          </w:p>
          <w:p w:rsidR="00367F42" w:rsidRDefault="00AA1AC9" w:rsidP="00AA1AC9">
            <w:pPr>
              <w:pStyle w:val="Paragraphedeliste"/>
              <w:ind w:left="0"/>
              <w:jc w:val="center"/>
              <w:cnfStyle w:val="000000000000" w:firstRow="0" w:lastRow="0" w:firstColumn="0" w:lastColumn="0" w:oddVBand="0" w:evenVBand="0" w:oddHBand="0" w:evenHBand="0" w:firstRowFirstColumn="0" w:firstRowLastColumn="0" w:lastRowFirstColumn="0" w:lastRowLastColumn="0"/>
            </w:pPr>
            <w:r>
              <w:t>- les informations lors des prestations</w:t>
            </w:r>
          </w:p>
        </w:tc>
        <w:tc>
          <w:tcPr>
            <w:tcW w:w="3683" w:type="dxa"/>
            <w:vAlign w:val="center"/>
          </w:tcPr>
          <w:p w:rsidR="00367F42" w:rsidRDefault="00AA1AC9" w:rsidP="00367F42">
            <w:pPr>
              <w:pStyle w:val="Paragraphedeliste"/>
              <w:ind w:left="0"/>
              <w:jc w:val="center"/>
              <w:cnfStyle w:val="000000000000" w:firstRow="0" w:lastRow="0" w:firstColumn="0" w:lastColumn="0" w:oddVBand="0" w:evenVBand="0" w:oddHBand="0" w:evenHBand="0" w:firstRowFirstColumn="0" w:firstRowLastColumn="0" w:lastRowFirstColumn="0" w:lastRowLastColumn="0"/>
            </w:pPr>
            <w:r>
              <w:t>Figé depuis avril 2017</w:t>
            </w:r>
          </w:p>
          <w:p w:rsidR="00AA1AC9" w:rsidRDefault="00AA1AC9" w:rsidP="00367F42">
            <w:pPr>
              <w:pStyle w:val="Paragraphedeliste"/>
              <w:ind w:left="0"/>
              <w:jc w:val="center"/>
              <w:cnfStyle w:val="000000000000" w:firstRow="0" w:lastRow="0" w:firstColumn="0" w:lastColumn="0" w:oddVBand="0" w:evenVBand="0" w:oddHBand="0" w:evenHBand="0" w:firstRowFirstColumn="0" w:firstRowLastColumn="0" w:lastRowFirstColumn="0" w:lastRowLastColumn="0"/>
            </w:pPr>
            <w:r>
              <w:t>1 ligne = 1 bénéficiaire</w:t>
            </w:r>
          </w:p>
          <w:p w:rsidR="00AA1AC9" w:rsidRDefault="00AA1AC9" w:rsidP="00367F42">
            <w:pPr>
              <w:pStyle w:val="Paragraphedeliste"/>
              <w:ind w:left="0"/>
              <w:jc w:val="center"/>
              <w:cnfStyle w:val="000000000000" w:firstRow="0" w:lastRow="0" w:firstColumn="0" w:lastColumn="0" w:oddVBand="0" w:evenVBand="0" w:oddHBand="0" w:evenHBand="0" w:firstRowFirstColumn="0" w:firstRowLastColumn="0" w:lastRowFirstColumn="0" w:lastRowLastColumn="0"/>
            </w:pPr>
            <w:r>
              <w:t>Pas de NIR fictifs (sauf NIR IVG, migrants ou id provisoires)</w:t>
            </w:r>
          </w:p>
        </w:tc>
      </w:tr>
      <w:tr w:rsidR="00AA1AC9" w:rsidTr="00AA1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AA1AC9" w:rsidRPr="00AA1AC9" w:rsidRDefault="00AA1AC9" w:rsidP="00AA1AC9">
            <w:pPr>
              <w:pStyle w:val="Paragraphedeliste"/>
              <w:ind w:left="0"/>
              <w:jc w:val="center"/>
            </w:pPr>
            <w:r w:rsidRPr="00AA1AC9">
              <w:t>Table prestations</w:t>
            </w:r>
          </w:p>
        </w:tc>
        <w:tc>
          <w:tcPr>
            <w:tcW w:w="3547" w:type="dxa"/>
            <w:vAlign w:val="center"/>
          </w:tcPr>
          <w:p w:rsidR="00AA1AC9" w:rsidRPr="00AA1AC9" w:rsidRDefault="00AA1AC9" w:rsidP="00AA1AC9">
            <w:pPr>
              <w:pStyle w:val="Paragraphedeliste"/>
              <w:ind w:left="0"/>
              <w:jc w:val="center"/>
              <w:cnfStyle w:val="000000100000" w:firstRow="0" w:lastRow="0" w:firstColumn="0" w:lastColumn="0" w:oddVBand="0" w:evenVBand="0" w:oddHBand="1" w:evenHBand="0" w:firstRowFirstColumn="0" w:firstRowLastColumn="0" w:lastRowFirstColumn="0" w:lastRowLastColumn="0"/>
            </w:pPr>
            <w:r>
              <w:t>Plusieurs lignes possibles pour une même prestation : majoration, compte négatif pour annulation</w:t>
            </w:r>
          </w:p>
        </w:tc>
        <w:tc>
          <w:tcPr>
            <w:tcW w:w="3683" w:type="dxa"/>
            <w:vAlign w:val="center"/>
          </w:tcPr>
          <w:p w:rsidR="00AA1AC9" w:rsidRPr="00AA1AC9" w:rsidRDefault="001D2A1B" w:rsidP="00AA1AC9">
            <w:pPr>
              <w:jc w:val="center"/>
              <w:cnfStyle w:val="000000100000" w:firstRow="0" w:lastRow="0" w:firstColumn="0" w:lastColumn="0" w:oddVBand="0" w:evenVBand="0" w:oddHBand="1" w:evenHBand="0" w:firstRowFirstColumn="0" w:firstRowLastColumn="0" w:lastRowFirstColumn="0" w:lastRowLastColumn="0"/>
            </w:pPr>
            <w:r w:rsidRPr="00AA1AC9">
              <w:rPr>
                <w:bCs/>
              </w:rPr>
              <w:t>1 ligne</w:t>
            </w:r>
            <w:r w:rsidR="00AA1AC9">
              <w:rPr>
                <w:bCs/>
              </w:rPr>
              <w:t xml:space="preserve"> </w:t>
            </w:r>
            <w:r w:rsidRPr="00AA1AC9">
              <w:rPr>
                <w:bCs/>
              </w:rPr>
              <w:t>=</w:t>
            </w:r>
            <w:r w:rsidR="00AA1AC9">
              <w:rPr>
                <w:bCs/>
              </w:rPr>
              <w:t xml:space="preserve"> </w:t>
            </w:r>
            <w:r w:rsidRPr="00AA1AC9">
              <w:rPr>
                <w:bCs/>
              </w:rPr>
              <w:t>1 date de soin= 1 n° d’exécutant=1 n° prescripteur= 1 organisme = 1 acte</w:t>
            </w:r>
          </w:p>
        </w:tc>
      </w:tr>
      <w:tr w:rsidR="00AA1AC9" w:rsidTr="00AA1AC9">
        <w:tc>
          <w:tcPr>
            <w:cnfStyle w:val="001000000000" w:firstRow="0" w:lastRow="0" w:firstColumn="1" w:lastColumn="0" w:oddVBand="0" w:evenVBand="0" w:oddHBand="0" w:evenHBand="0" w:firstRowFirstColumn="0" w:firstRowLastColumn="0" w:lastRowFirstColumn="0" w:lastRowLastColumn="0"/>
            <w:tcW w:w="2376" w:type="dxa"/>
            <w:vAlign w:val="center"/>
          </w:tcPr>
          <w:p w:rsidR="00AA1AC9" w:rsidRPr="00AA1AC9" w:rsidRDefault="00AA1AC9" w:rsidP="00AA1AC9">
            <w:pPr>
              <w:pStyle w:val="Paragraphedeliste"/>
              <w:ind w:left="0"/>
              <w:jc w:val="center"/>
            </w:pPr>
            <w:r>
              <w:t>Clés de jointure</w:t>
            </w:r>
          </w:p>
        </w:tc>
        <w:tc>
          <w:tcPr>
            <w:tcW w:w="3547" w:type="dxa"/>
            <w:vAlign w:val="center"/>
          </w:tcPr>
          <w:p w:rsidR="00AA1AC9" w:rsidRDefault="00AA1AC9" w:rsidP="00AA1AC9">
            <w:pPr>
              <w:pStyle w:val="Paragraphedeliste"/>
              <w:ind w:left="0"/>
              <w:jc w:val="center"/>
              <w:cnfStyle w:val="000000000000" w:firstRow="0" w:lastRow="0" w:firstColumn="0" w:lastColumn="0" w:oddVBand="0" w:evenVBand="0" w:oddHBand="0" w:evenHBand="0" w:firstRowFirstColumn="0" w:firstRowLastColumn="0" w:lastRowFirstColumn="0" w:lastRowLastColumn="0"/>
            </w:pPr>
            <w:r>
              <w:t>9 avec les tables affinées</w:t>
            </w:r>
          </w:p>
          <w:p w:rsidR="00AA1AC9" w:rsidRPr="00AA1AC9" w:rsidRDefault="00AA1AC9" w:rsidP="00AA1AC9">
            <w:pPr>
              <w:pStyle w:val="Paragraphedeliste"/>
              <w:ind w:left="0"/>
              <w:jc w:val="center"/>
              <w:cnfStyle w:val="000000000000" w:firstRow="0" w:lastRow="0" w:firstColumn="0" w:lastColumn="0" w:oddVBand="0" w:evenVBand="0" w:oddHBand="0" w:evenHBand="0" w:firstRowFirstColumn="0" w:firstRowLastColumn="0" w:lastRowFirstColumn="0" w:lastRowLastColumn="0"/>
            </w:pPr>
            <w:r>
              <w:t>2 avec le référentiel</w:t>
            </w:r>
          </w:p>
        </w:tc>
        <w:tc>
          <w:tcPr>
            <w:tcW w:w="3683" w:type="dxa"/>
            <w:vAlign w:val="center"/>
          </w:tcPr>
          <w:p w:rsidR="00AA1AC9" w:rsidRDefault="00AA1AC9" w:rsidP="00AA1AC9">
            <w:pPr>
              <w:jc w:val="center"/>
              <w:cnfStyle w:val="000000000000" w:firstRow="0" w:lastRow="0" w:firstColumn="0" w:lastColumn="0" w:oddVBand="0" w:evenVBand="0" w:oddHBand="0" w:evenHBand="0" w:firstRowFirstColumn="0" w:firstRowLastColumn="0" w:lastRowFirstColumn="0" w:lastRowLastColumn="0"/>
              <w:rPr>
                <w:bCs/>
              </w:rPr>
            </w:pPr>
            <w:r>
              <w:rPr>
                <w:bCs/>
              </w:rPr>
              <w:t>1 avec les tables affinées</w:t>
            </w:r>
          </w:p>
          <w:p w:rsidR="00AA1AC9" w:rsidRPr="00AA1AC9" w:rsidRDefault="00AA1AC9" w:rsidP="00AA1AC9">
            <w:pPr>
              <w:jc w:val="center"/>
              <w:cnfStyle w:val="000000000000" w:firstRow="0" w:lastRow="0" w:firstColumn="0" w:lastColumn="0" w:oddVBand="0" w:evenVBand="0" w:oddHBand="0" w:evenHBand="0" w:firstRowFirstColumn="0" w:firstRowLastColumn="0" w:lastRowFirstColumn="0" w:lastRowLastColumn="0"/>
              <w:rPr>
                <w:bCs/>
              </w:rPr>
            </w:pPr>
            <w:r>
              <w:rPr>
                <w:bCs/>
              </w:rPr>
              <w:t>1 avec le référentiel</w:t>
            </w:r>
          </w:p>
        </w:tc>
      </w:tr>
      <w:tr w:rsidR="00AA1AC9" w:rsidTr="00AA1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AA1AC9" w:rsidRDefault="00AA1AC9" w:rsidP="00AA1AC9">
            <w:pPr>
              <w:pStyle w:val="Paragraphedeliste"/>
              <w:ind w:left="0"/>
              <w:jc w:val="center"/>
            </w:pPr>
            <w:r>
              <w:lastRenderedPageBreak/>
              <w:t>Variable de « partitionnement »</w:t>
            </w:r>
          </w:p>
        </w:tc>
        <w:tc>
          <w:tcPr>
            <w:tcW w:w="3547" w:type="dxa"/>
            <w:vAlign w:val="center"/>
          </w:tcPr>
          <w:p w:rsidR="00AA1AC9" w:rsidRDefault="00AA1AC9" w:rsidP="00AA1AC9">
            <w:pPr>
              <w:pStyle w:val="Paragraphedeliste"/>
              <w:ind w:left="0"/>
              <w:jc w:val="center"/>
              <w:cnfStyle w:val="000000100000" w:firstRow="0" w:lastRow="0" w:firstColumn="0" w:lastColumn="0" w:oddVBand="0" w:evenVBand="0" w:oddHBand="1" w:evenHBand="0" w:firstRowFirstColumn="0" w:firstRowLastColumn="0" w:lastRowFirstColumn="0" w:lastRowLastColumn="0"/>
            </w:pPr>
            <w:r>
              <w:t xml:space="preserve">Date de traitement du flux </w:t>
            </w:r>
            <w:r w:rsidR="00707A36">
              <w:t>FLX_DIS_DTD</w:t>
            </w:r>
          </w:p>
        </w:tc>
        <w:tc>
          <w:tcPr>
            <w:tcW w:w="3683" w:type="dxa"/>
            <w:vAlign w:val="center"/>
          </w:tcPr>
          <w:p w:rsidR="00AA1AC9" w:rsidRDefault="00AA1AC9" w:rsidP="00AA1AC9">
            <w:pPr>
              <w:jc w:val="center"/>
              <w:cnfStyle w:val="000000100000" w:firstRow="0" w:lastRow="0" w:firstColumn="0" w:lastColumn="0" w:oddVBand="0" w:evenVBand="0" w:oddHBand="1" w:evenHBand="0" w:firstRowFirstColumn="0" w:firstRowLastColumn="0" w:lastRowFirstColumn="0" w:lastRowLastColumn="0"/>
              <w:rPr>
                <w:bCs/>
              </w:rPr>
            </w:pPr>
            <w:r>
              <w:rPr>
                <w:bCs/>
              </w:rPr>
              <w:t xml:space="preserve">Date de soin </w:t>
            </w:r>
          </w:p>
          <w:p w:rsidR="00AA1AC9" w:rsidRDefault="00AA1AC9" w:rsidP="00AA1AC9">
            <w:pPr>
              <w:jc w:val="center"/>
              <w:cnfStyle w:val="000000100000" w:firstRow="0" w:lastRow="0" w:firstColumn="0" w:lastColumn="0" w:oddVBand="0" w:evenVBand="0" w:oddHBand="1" w:evenHBand="0" w:firstRowFirstColumn="0" w:firstRowLastColumn="0" w:lastRowFirstColumn="0" w:lastRowLastColumn="0"/>
              <w:rPr>
                <w:bCs/>
              </w:rPr>
            </w:pPr>
            <w:r>
              <w:rPr>
                <w:bCs/>
              </w:rPr>
              <w:t>EXE_SOI_DTD</w:t>
            </w:r>
          </w:p>
        </w:tc>
      </w:tr>
      <w:tr w:rsidR="00AA1AC9" w:rsidTr="00AA1AC9">
        <w:tc>
          <w:tcPr>
            <w:cnfStyle w:val="001000000000" w:firstRow="0" w:lastRow="0" w:firstColumn="1" w:lastColumn="0" w:oddVBand="0" w:evenVBand="0" w:oddHBand="0" w:evenHBand="0" w:firstRowFirstColumn="0" w:firstRowLastColumn="0" w:lastRowFirstColumn="0" w:lastRowLastColumn="0"/>
            <w:tcW w:w="2376" w:type="dxa"/>
            <w:vAlign w:val="center"/>
          </w:tcPr>
          <w:p w:rsidR="00AA1AC9" w:rsidRDefault="00AA1AC9" w:rsidP="00866DE0">
            <w:pPr>
              <w:pStyle w:val="Paragraphedeliste"/>
              <w:ind w:left="0"/>
              <w:jc w:val="center"/>
            </w:pPr>
            <w:r>
              <w:t>Jointure avec le PMSI</w:t>
            </w:r>
          </w:p>
        </w:tc>
        <w:tc>
          <w:tcPr>
            <w:tcW w:w="3547" w:type="dxa"/>
            <w:vAlign w:val="center"/>
          </w:tcPr>
          <w:p w:rsidR="00AA1AC9" w:rsidRDefault="00AA1AC9" w:rsidP="00866DE0">
            <w:pPr>
              <w:pStyle w:val="Paragraphedeliste"/>
              <w:ind w:left="0"/>
              <w:jc w:val="center"/>
              <w:cnfStyle w:val="000000000000" w:firstRow="0" w:lastRow="0" w:firstColumn="0" w:lastColumn="0" w:oddVBand="0" w:evenVBand="0" w:oddHBand="0" w:evenHBand="0" w:firstRowFirstColumn="0" w:firstRowLastColumn="0" w:lastRowFirstColumn="0" w:lastRowLastColumn="0"/>
            </w:pPr>
            <w:r>
              <w:t>Possible</w:t>
            </w:r>
          </w:p>
        </w:tc>
        <w:tc>
          <w:tcPr>
            <w:tcW w:w="3683" w:type="dxa"/>
            <w:vAlign w:val="center"/>
          </w:tcPr>
          <w:p w:rsidR="00AA1AC9" w:rsidRDefault="00AA1AC9" w:rsidP="00866DE0">
            <w:pPr>
              <w:pStyle w:val="Paragraphedeliste"/>
              <w:ind w:left="0"/>
              <w:jc w:val="center"/>
              <w:cnfStyle w:val="000000000000" w:firstRow="0" w:lastRow="0" w:firstColumn="0" w:lastColumn="0" w:oddVBand="0" w:evenVBand="0" w:oddHBand="0" w:evenHBand="0" w:firstRowFirstColumn="0" w:firstRowLastColumn="0" w:lastRowFirstColumn="0" w:lastRowLastColumn="0"/>
            </w:pPr>
            <w:r>
              <w:t>Possible, avec le référentiel de bénéficiaires du DCIR</w:t>
            </w:r>
          </w:p>
        </w:tc>
      </w:tr>
      <w:tr w:rsidR="00AA1AC9" w:rsidTr="00AA1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06" w:type="dxa"/>
            <w:gridSpan w:val="3"/>
            <w:tcBorders>
              <w:bottom w:val="single" w:sz="8" w:space="0" w:color="4F81BD" w:themeColor="accent1"/>
            </w:tcBorders>
            <w:shd w:val="clear" w:color="auto" w:fill="B6DDE8" w:themeFill="accent5" w:themeFillTint="66"/>
            <w:vAlign w:val="center"/>
          </w:tcPr>
          <w:p w:rsidR="00AA1AC9" w:rsidRDefault="00AA1AC9" w:rsidP="00AA1AC9">
            <w:pPr>
              <w:jc w:val="center"/>
              <w:rPr>
                <w:bCs w:val="0"/>
              </w:rPr>
            </w:pPr>
            <w:r>
              <w:rPr>
                <w:bCs w:val="0"/>
              </w:rPr>
              <w:t>BILAN : Préférer le DCIR simplifié, plus facile d’utilisation, sauf si le champ temporel dépasse celui du DCIRS</w:t>
            </w:r>
          </w:p>
        </w:tc>
      </w:tr>
    </w:tbl>
    <w:p w:rsidR="008E1916" w:rsidRDefault="008E1916" w:rsidP="001F6ED5">
      <w:pPr>
        <w:pStyle w:val="Titre2"/>
      </w:pPr>
      <w:bookmarkStart w:id="7" w:name="_Toc502825429"/>
      <w:r>
        <w:t>Utilisation</w:t>
      </w:r>
      <w:r w:rsidR="00223FB0">
        <w:t xml:space="preserve"> et interrogation</w:t>
      </w:r>
      <w:r>
        <w:t xml:space="preserve"> du DCIR</w:t>
      </w:r>
      <w:bookmarkEnd w:id="7"/>
    </w:p>
    <w:p w:rsidR="00D04846" w:rsidRDefault="00AA1AC9" w:rsidP="00CC4F82">
      <w:pPr>
        <w:autoSpaceDE w:val="0"/>
        <w:autoSpaceDN w:val="0"/>
        <w:adjustRightInd w:val="0"/>
        <w:spacing w:after="0" w:line="240" w:lineRule="auto"/>
        <w:jc w:val="both"/>
      </w:pPr>
      <w:r>
        <w:rPr>
          <w:noProof/>
          <w:lang w:eastAsia="fr-FR"/>
        </w:rPr>
        <mc:AlternateContent>
          <mc:Choice Requires="wpg">
            <w:drawing>
              <wp:anchor distT="0" distB="0" distL="114300" distR="114300" simplePos="0" relativeHeight="251699200" behindDoc="0" locked="0" layoutInCell="1" allowOverlap="1" wp14:anchorId="44F8143D" wp14:editId="7C2D3183">
                <wp:simplePos x="0" y="0"/>
                <wp:positionH relativeFrom="column">
                  <wp:posOffset>-170180</wp:posOffset>
                </wp:positionH>
                <wp:positionV relativeFrom="paragraph">
                  <wp:posOffset>54610</wp:posOffset>
                </wp:positionV>
                <wp:extent cx="5662930" cy="3482340"/>
                <wp:effectExtent l="0" t="0" r="0" b="3810"/>
                <wp:wrapTopAndBottom/>
                <wp:docPr id="21" name="Groupe 21"/>
                <wp:cNvGraphicFramePr/>
                <a:graphic xmlns:a="http://schemas.openxmlformats.org/drawingml/2006/main">
                  <a:graphicData uri="http://schemas.microsoft.com/office/word/2010/wordprocessingGroup">
                    <wpg:wgp>
                      <wpg:cNvGrpSpPr/>
                      <wpg:grpSpPr>
                        <a:xfrm>
                          <a:off x="0" y="0"/>
                          <a:ext cx="5662930" cy="3482340"/>
                          <a:chOff x="0" y="0"/>
                          <a:chExt cx="5662930" cy="3482502"/>
                        </a:xfrm>
                      </wpg:grpSpPr>
                      <pic:pic xmlns:pic="http://schemas.openxmlformats.org/drawingml/2006/picture">
                        <pic:nvPicPr>
                          <pic:cNvPr id="20" name="Image 20"/>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184826"/>
                            <a:ext cx="5661498" cy="3297676"/>
                          </a:xfrm>
                          <a:prstGeom prst="rect">
                            <a:avLst/>
                          </a:prstGeom>
                          <a:noFill/>
                          <a:ln>
                            <a:noFill/>
                          </a:ln>
                          <a:effectLst/>
                        </pic:spPr>
                      </pic:pic>
                      <wps:wsp>
                        <wps:cNvPr id="1" name="Zone de texte 1"/>
                        <wps:cNvSpPr txBox="1"/>
                        <wps:spPr>
                          <a:xfrm>
                            <a:off x="0" y="0"/>
                            <a:ext cx="5662930" cy="165033"/>
                          </a:xfrm>
                          <a:prstGeom prst="rect">
                            <a:avLst/>
                          </a:prstGeom>
                          <a:solidFill>
                            <a:prstClr val="white"/>
                          </a:solidFill>
                          <a:ln>
                            <a:noFill/>
                          </a:ln>
                          <a:effectLst/>
                        </wps:spPr>
                        <wps:txbx>
                          <w:txbxContent>
                            <w:p w:rsidR="009A7953" w:rsidRPr="009A7953" w:rsidRDefault="009A7953" w:rsidP="009A7953">
                              <w:pPr>
                                <w:pStyle w:val="Lgende"/>
                                <w:rPr>
                                  <w:rFonts w:ascii="Times New Roman" w:hAnsi="Times New Roman" w:cs="Times New Roman"/>
                                  <w:noProof/>
                                  <w:color w:val="auto"/>
                                  <w:sz w:val="24"/>
                                  <w:szCs w:val="24"/>
                                </w:rPr>
                              </w:pPr>
                              <w:r w:rsidRPr="009A7953">
                                <w:rPr>
                                  <w:color w:val="auto"/>
                                </w:rPr>
                                <w:t xml:space="preserve">Figure </w:t>
                              </w:r>
                              <w:r w:rsidRPr="009A7953">
                                <w:rPr>
                                  <w:color w:val="auto"/>
                                </w:rPr>
                                <w:fldChar w:fldCharType="begin"/>
                              </w:r>
                              <w:r w:rsidRPr="009A7953">
                                <w:rPr>
                                  <w:color w:val="auto"/>
                                </w:rPr>
                                <w:instrText xml:space="preserve"> SEQ Figure \* ARABIC </w:instrText>
                              </w:r>
                              <w:r w:rsidRPr="009A7953">
                                <w:rPr>
                                  <w:color w:val="auto"/>
                                </w:rPr>
                                <w:fldChar w:fldCharType="separate"/>
                              </w:r>
                              <w:r w:rsidR="001F6ED5">
                                <w:rPr>
                                  <w:noProof/>
                                  <w:color w:val="auto"/>
                                </w:rPr>
                                <w:t>1</w:t>
                              </w:r>
                              <w:r w:rsidRPr="009A7953">
                                <w:rPr>
                                  <w:color w:val="auto"/>
                                </w:rPr>
                                <w:fldChar w:fldCharType="end"/>
                              </w:r>
                              <w:r w:rsidRPr="009A7953">
                                <w:rPr>
                                  <w:color w:val="auto"/>
                                </w:rPr>
                                <w:t>- Architecture du DCIR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e 21" o:spid="_x0000_s1029" style="position:absolute;left:0;text-align:left;margin-left:-13.4pt;margin-top:4.3pt;width:445.9pt;height:274.2pt;z-index:251699200" coordsize="56629,348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0" o:spid="_x0000_s1030" type="#_x0000_t75" style="position:absolute;top:1848;width:56614;height:329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t2fn/AAAAA2wAAAA8AAABkcnMvZG93bnJldi54bWxET89rwjAUvg/2P4Q38DbTFDa0GosbCLvI&#10;mBv0+miebbR5KU3U6l9vDgOPH9/vZTm6TpxpCNazBjXNQBDX3lhuNPz9bl5nIEJENth5Jg1XClCu&#10;np+WWBh/4R8672IjUgiHAjW0MfaFlKFuyWGY+p44cXs/OIwJDo00A15SuOtknmXv0qHl1NBiT58t&#10;1cfdyWmo5IG/bx9d9aaiulVWba2aG60nL+N6ASLSGB/if/eX0ZCn9elL+gFydQ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3Z+f8AAAADbAAAADwAAAAAAAAAAAAAAAACfAgAA&#10;ZHJzL2Rvd25yZXYueG1sUEsFBgAAAAAEAAQA9wAAAIwDAAAAAA==&#10;">
                  <v:imagedata r:id="rId19" o:title=""/>
                  <v:path arrowok="t"/>
                </v:shape>
                <v:shape id="Zone de texte 1" o:spid="_x0000_s1031" type="#_x0000_t202" style="position:absolute;width:56629;height:1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W3Ob4A&#10;AADaAAAADwAAAGRycy9kb3ducmV2LnhtbERPy6rCMBDdX/AfwghuLprqQqTXKD7BhS70iuuhGdti&#10;MylJtPXvjSC4Gg7nOdN5ayrxIOdLywqGgwQEcWZ1ybmC8/+2PwHhA7LGyjIpeJKH+azzM8VU24aP&#10;9DiFXMQQ9ikqKEKoUyl9VpBBP7A1ceSu1hkMEbpcaodNDDeVHCXJWBosOTYUWNOqoOx2uhsF47W7&#10;N0de/a7Pmz0e6nx0WT4vSvW67eIPRKA2fMUf907H+fB+5X3l7A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7ltzm+AAAA2gAAAA8AAAAAAAAAAAAAAAAAmAIAAGRycy9kb3ducmV2&#10;LnhtbFBLBQYAAAAABAAEAPUAAACDAwAAAAA=&#10;" stroked="f">
                  <v:textbox inset="0,0,0,0">
                    <w:txbxContent>
                      <w:p w:rsidR="009A7953" w:rsidRPr="009A7953" w:rsidRDefault="009A7953" w:rsidP="009A7953">
                        <w:pPr>
                          <w:pStyle w:val="Lgende"/>
                          <w:rPr>
                            <w:rFonts w:ascii="Times New Roman" w:hAnsi="Times New Roman" w:cs="Times New Roman"/>
                            <w:noProof/>
                            <w:color w:val="auto"/>
                            <w:sz w:val="24"/>
                            <w:szCs w:val="24"/>
                          </w:rPr>
                        </w:pPr>
                        <w:r w:rsidRPr="009A7953">
                          <w:rPr>
                            <w:color w:val="auto"/>
                          </w:rPr>
                          <w:t xml:space="preserve">Figure </w:t>
                        </w:r>
                        <w:r w:rsidRPr="009A7953">
                          <w:rPr>
                            <w:color w:val="auto"/>
                          </w:rPr>
                          <w:fldChar w:fldCharType="begin"/>
                        </w:r>
                        <w:r w:rsidRPr="009A7953">
                          <w:rPr>
                            <w:color w:val="auto"/>
                          </w:rPr>
                          <w:instrText xml:space="preserve"> SEQ Figure \* ARABIC </w:instrText>
                        </w:r>
                        <w:r w:rsidRPr="009A7953">
                          <w:rPr>
                            <w:color w:val="auto"/>
                          </w:rPr>
                          <w:fldChar w:fldCharType="separate"/>
                        </w:r>
                        <w:r w:rsidR="001F6ED5">
                          <w:rPr>
                            <w:noProof/>
                            <w:color w:val="auto"/>
                          </w:rPr>
                          <w:t>1</w:t>
                        </w:r>
                        <w:r w:rsidRPr="009A7953">
                          <w:rPr>
                            <w:color w:val="auto"/>
                          </w:rPr>
                          <w:fldChar w:fldCharType="end"/>
                        </w:r>
                        <w:r w:rsidRPr="009A7953">
                          <w:rPr>
                            <w:color w:val="auto"/>
                          </w:rPr>
                          <w:t>- Architecture du DCIR</w:t>
                        </w:r>
                      </w:p>
                    </w:txbxContent>
                  </v:textbox>
                </v:shape>
                <w10:wrap type="topAndBottom"/>
              </v:group>
            </w:pict>
          </mc:Fallback>
        </mc:AlternateContent>
      </w:r>
      <w:r w:rsidR="008E1916" w:rsidRPr="00DE5C3F">
        <w:rPr>
          <w:u w:val="single"/>
        </w:rPr>
        <w:t>La table Prestations</w:t>
      </w:r>
      <w:r w:rsidR="00367F42">
        <w:rPr>
          <w:u w:val="single"/>
        </w:rPr>
        <w:t xml:space="preserve"> (ER_PRS_F)</w:t>
      </w:r>
      <w:r w:rsidR="008E1916" w:rsidRPr="00DE5C3F">
        <w:rPr>
          <w:u w:val="single"/>
        </w:rPr>
        <w:t xml:space="preserve"> est au centre du modèle</w:t>
      </w:r>
      <w:r w:rsidR="008E1916" w:rsidRPr="00DE5C3F">
        <w:t xml:space="preserve"> car, dans le SNIIRAM, on ne trouve que ce qui a fait l’objet d’un remboursement. </w:t>
      </w:r>
      <w:r w:rsidR="00C80976">
        <w:t xml:space="preserve">La base n’est donc pas centrée sur l’individu et </w:t>
      </w:r>
      <w:r w:rsidR="00BE5EDB">
        <w:t>elle ne contient pas d’informations sur des assurés qui n’ont pas consommé de soins sur la période.</w:t>
      </w:r>
    </w:p>
    <w:p w:rsidR="00C80976" w:rsidRDefault="008E1916" w:rsidP="00CC4F82">
      <w:pPr>
        <w:autoSpaceDE w:val="0"/>
        <w:autoSpaceDN w:val="0"/>
        <w:adjustRightInd w:val="0"/>
        <w:spacing w:after="0" w:line="240" w:lineRule="auto"/>
        <w:jc w:val="both"/>
      </w:pPr>
      <w:r>
        <w:t xml:space="preserve">NB : </w:t>
      </w:r>
      <w:r w:rsidR="00C80976">
        <w:t xml:space="preserve">Le référentiel des bénéficiaires IR_BEN_R contient tout de même des non </w:t>
      </w:r>
      <w:proofErr w:type="spellStart"/>
      <w:r w:rsidR="00C80976">
        <w:t>consommants</w:t>
      </w:r>
      <w:proofErr w:type="spellEnd"/>
      <w:r w:rsidR="00C80976">
        <w:t xml:space="preserve"> (</w:t>
      </w:r>
      <w:r w:rsidR="00C80976" w:rsidRPr="00DE72F7">
        <w:rPr>
          <w:color w:val="4F81BD" w:themeColor="accent1"/>
        </w:rPr>
        <w:t>BEN_TOP_CNS</w:t>
      </w:r>
      <w:r w:rsidR="00C80976">
        <w:t>=0) dont les informations sont remontées par les caisses</w:t>
      </w:r>
      <w:r w:rsidR="001D4C96">
        <w:t>, mais l’exhaustivité n’est pas assurée</w:t>
      </w:r>
      <w:r w:rsidR="00C80976">
        <w:t xml:space="preserve">. </w:t>
      </w:r>
      <w:r w:rsidR="001D4C96">
        <w:t>Par ailleurs, l</w:t>
      </w:r>
      <w:r>
        <w:t xml:space="preserve">’EGB ou l’appariement avec des enquêtes </w:t>
      </w:r>
      <w:r w:rsidR="001D4C96">
        <w:t xml:space="preserve">sont des échantillons qui contiennent </w:t>
      </w:r>
      <w:proofErr w:type="spellStart"/>
      <w:r w:rsidR="001D4C96">
        <w:t>consommants</w:t>
      </w:r>
      <w:proofErr w:type="spellEnd"/>
      <w:r w:rsidR="001D4C96">
        <w:t xml:space="preserve"> et non-</w:t>
      </w:r>
      <w:proofErr w:type="spellStart"/>
      <w:r w:rsidR="001D4C96">
        <w:t>consommants</w:t>
      </w:r>
      <w:proofErr w:type="spellEnd"/>
      <w:r w:rsidR="00BE5EDB">
        <w:t>.</w:t>
      </w:r>
      <w:r w:rsidR="00C80976">
        <w:t xml:space="preserve"> </w:t>
      </w:r>
    </w:p>
    <w:p w:rsidR="008E1916" w:rsidRDefault="008E1916" w:rsidP="00CC4F82">
      <w:pPr>
        <w:autoSpaceDE w:val="0"/>
        <w:autoSpaceDN w:val="0"/>
        <w:adjustRightInd w:val="0"/>
        <w:spacing w:after="0" w:line="240" w:lineRule="auto"/>
        <w:jc w:val="both"/>
      </w:pPr>
    </w:p>
    <w:p w:rsidR="008E1916" w:rsidRPr="00DE5C3F" w:rsidRDefault="008E1916" w:rsidP="00CC4F82">
      <w:pPr>
        <w:autoSpaceDE w:val="0"/>
        <w:autoSpaceDN w:val="0"/>
        <w:adjustRightInd w:val="0"/>
        <w:spacing w:line="240" w:lineRule="auto"/>
        <w:jc w:val="both"/>
      </w:pPr>
      <w:r>
        <w:t xml:space="preserve">Pour utiliser plusieurs tables (décomptes ou prestations affinées), il faut faire une jointure avec la table Prestations à l’aide des 9 variables de jointures : </w:t>
      </w:r>
      <w:r w:rsidRPr="009A7953">
        <w:rPr>
          <w:color w:val="4F81BD" w:themeColor="accent1"/>
        </w:rPr>
        <w:t xml:space="preserve">FLX_DIS_DTD  FLX_TRT_DTD  FLX_EMT_TYP  FLX_EMT_NUM FLX_EMT_ORD ORG_CLE_NUM DCT_ORD_NUM PRS_ORD_NUM  REM_TYP_AFF </w:t>
      </w:r>
    </w:p>
    <w:p w:rsidR="00D56752" w:rsidRDefault="008E1916" w:rsidP="00CC4F82">
      <w:pPr>
        <w:autoSpaceDE w:val="0"/>
        <w:autoSpaceDN w:val="0"/>
        <w:adjustRightInd w:val="0"/>
        <w:spacing w:after="0" w:line="240" w:lineRule="auto"/>
        <w:jc w:val="both"/>
      </w:pPr>
      <w:r>
        <w:t xml:space="preserve">Dans </w:t>
      </w:r>
      <w:r w:rsidR="009A7953">
        <w:t>la</w:t>
      </w:r>
      <w:r>
        <w:t xml:space="preserve"> table Prestations, on trouve : </w:t>
      </w:r>
      <w:r w:rsidRPr="00F3331D">
        <w:t>112 variables regroupées en différents groupes</w:t>
      </w:r>
      <w:r w:rsidR="00673D7F">
        <w:t> :</w:t>
      </w:r>
    </w:p>
    <w:p w:rsidR="008E1916" w:rsidRPr="00F3331D" w:rsidRDefault="008E1916" w:rsidP="00CC4F82">
      <w:pPr>
        <w:pStyle w:val="Paragraphedeliste"/>
        <w:numPr>
          <w:ilvl w:val="0"/>
          <w:numId w:val="5"/>
        </w:numPr>
        <w:autoSpaceDE w:val="0"/>
        <w:autoSpaceDN w:val="0"/>
        <w:adjustRightInd w:val="0"/>
        <w:spacing w:after="0" w:line="240" w:lineRule="auto"/>
        <w:jc w:val="both"/>
      </w:pPr>
      <w:r w:rsidRPr="00F3331D">
        <w:t>Variables prestations</w:t>
      </w:r>
      <w:r>
        <w:t> </w:t>
      </w:r>
    </w:p>
    <w:p w:rsidR="008E1916" w:rsidRPr="00F3331D" w:rsidRDefault="008E1916" w:rsidP="00CC4F82">
      <w:pPr>
        <w:pStyle w:val="Paragraphedeliste"/>
        <w:numPr>
          <w:ilvl w:val="0"/>
          <w:numId w:val="5"/>
        </w:numPr>
        <w:autoSpaceDE w:val="0"/>
        <w:autoSpaceDN w:val="0"/>
        <w:adjustRightInd w:val="0"/>
        <w:spacing w:after="0" w:line="240" w:lineRule="auto"/>
        <w:jc w:val="both"/>
      </w:pPr>
      <w:r w:rsidRPr="00F3331D">
        <w:t>Variables bénéficiaires</w:t>
      </w:r>
      <w:r>
        <w:t xml:space="preserve"> (date de décès ou commune de résidence disponible selon les profils)</w:t>
      </w:r>
    </w:p>
    <w:p w:rsidR="008E1916" w:rsidRPr="00F3331D" w:rsidRDefault="008E1916" w:rsidP="00CC4F82">
      <w:pPr>
        <w:pStyle w:val="Paragraphedeliste"/>
        <w:numPr>
          <w:ilvl w:val="0"/>
          <w:numId w:val="5"/>
        </w:numPr>
        <w:autoSpaceDE w:val="0"/>
        <w:autoSpaceDN w:val="0"/>
        <w:adjustRightInd w:val="0"/>
        <w:spacing w:after="0" w:line="240" w:lineRule="auto"/>
        <w:jc w:val="both"/>
      </w:pPr>
      <w:r w:rsidRPr="00F3331D">
        <w:t>Variables professions de santé/établissements</w:t>
      </w:r>
    </w:p>
    <w:p w:rsidR="008E1916" w:rsidRDefault="008E1916" w:rsidP="00CC4F82">
      <w:pPr>
        <w:pStyle w:val="Paragraphedeliste"/>
        <w:numPr>
          <w:ilvl w:val="0"/>
          <w:numId w:val="5"/>
        </w:numPr>
        <w:autoSpaceDE w:val="0"/>
        <w:autoSpaceDN w:val="0"/>
        <w:adjustRightInd w:val="0"/>
        <w:spacing w:after="0" w:line="240" w:lineRule="auto"/>
        <w:jc w:val="both"/>
      </w:pPr>
      <w:r>
        <w:t>Variables date</w:t>
      </w:r>
    </w:p>
    <w:p w:rsidR="008E1916" w:rsidRDefault="008E1916" w:rsidP="00CC4F82">
      <w:pPr>
        <w:pStyle w:val="Paragraphedeliste"/>
        <w:numPr>
          <w:ilvl w:val="0"/>
          <w:numId w:val="5"/>
        </w:numPr>
        <w:autoSpaceDE w:val="0"/>
        <w:autoSpaceDN w:val="0"/>
        <w:adjustRightInd w:val="0"/>
        <w:spacing w:after="0" w:line="240" w:lineRule="auto"/>
        <w:jc w:val="both"/>
      </w:pPr>
      <w:r>
        <w:t xml:space="preserve">Variables indicateurs (montants remboursement, </w:t>
      </w:r>
      <w:proofErr w:type="spellStart"/>
      <w:r>
        <w:t>etc</w:t>
      </w:r>
      <w:proofErr w:type="spellEnd"/>
      <w:r>
        <w:t>)</w:t>
      </w:r>
    </w:p>
    <w:p w:rsidR="008E1916" w:rsidRDefault="008E1916" w:rsidP="00CC4F82">
      <w:pPr>
        <w:pStyle w:val="Paragraphedeliste"/>
        <w:numPr>
          <w:ilvl w:val="0"/>
          <w:numId w:val="5"/>
        </w:numPr>
        <w:autoSpaceDE w:val="0"/>
        <w:autoSpaceDN w:val="0"/>
        <w:adjustRightInd w:val="0"/>
        <w:spacing w:after="0" w:line="240" w:lineRule="auto"/>
        <w:jc w:val="both"/>
      </w:pPr>
      <w:r>
        <w:t>Variables techniques (caractéristique du flux de données)</w:t>
      </w:r>
    </w:p>
    <w:p w:rsidR="00843961" w:rsidRDefault="00843961" w:rsidP="00CC4F82">
      <w:pPr>
        <w:autoSpaceDE w:val="0"/>
        <w:autoSpaceDN w:val="0"/>
        <w:adjustRightInd w:val="0"/>
        <w:spacing w:after="0" w:line="240" w:lineRule="auto"/>
        <w:ind w:left="360"/>
        <w:jc w:val="both"/>
      </w:pPr>
    </w:p>
    <w:p w:rsidR="00673D7F" w:rsidRDefault="00673D7F" w:rsidP="00673D7F">
      <w:pPr>
        <w:autoSpaceDE w:val="0"/>
        <w:autoSpaceDN w:val="0"/>
        <w:adjustRightInd w:val="0"/>
        <w:spacing w:after="0" w:line="240" w:lineRule="auto"/>
        <w:jc w:val="both"/>
        <w:rPr>
          <w:color w:val="808080" w:themeColor="background1" w:themeShade="80"/>
        </w:rPr>
      </w:pPr>
      <w:r w:rsidRPr="00A14D6D">
        <w:rPr>
          <w:color w:val="808080" w:themeColor="background1" w:themeShade="80"/>
        </w:rPr>
        <w:t>(</w:t>
      </w:r>
      <w:r>
        <w:rPr>
          <w:color w:val="808080" w:themeColor="background1" w:themeShade="80"/>
        </w:rPr>
        <w:t>Liste des variables par table du DCIR </w:t>
      </w:r>
      <w:hyperlink r:id="rId20" w:history="1">
        <w:r w:rsidRPr="00D56752">
          <w:rPr>
            <w:rStyle w:val="Lienhypertexte"/>
          </w:rPr>
          <w:t>I:\SNDS_Formations\Formation SNIIR-AM\Groupe utilisateurs\Documentation\DCIR - liste des tables et variables.xls</w:t>
        </w:r>
      </w:hyperlink>
    </w:p>
    <w:p w:rsidR="00673D7F" w:rsidRPr="00A14D6D" w:rsidRDefault="00673D7F" w:rsidP="00673D7F">
      <w:pPr>
        <w:autoSpaceDE w:val="0"/>
        <w:autoSpaceDN w:val="0"/>
        <w:adjustRightInd w:val="0"/>
        <w:spacing w:after="0" w:line="240" w:lineRule="auto"/>
        <w:jc w:val="both"/>
        <w:rPr>
          <w:color w:val="808080" w:themeColor="background1" w:themeShade="80"/>
        </w:rPr>
      </w:pPr>
      <w:r>
        <w:rPr>
          <w:color w:val="808080" w:themeColor="background1" w:themeShade="80"/>
        </w:rPr>
        <w:lastRenderedPageBreak/>
        <w:t xml:space="preserve"> Liste des modalités par variable :</w:t>
      </w:r>
      <w:r w:rsidRPr="00130306">
        <w:t xml:space="preserve"> </w:t>
      </w:r>
      <w:r>
        <w:rPr>
          <w:color w:val="808080" w:themeColor="background1" w:themeShade="80"/>
        </w:rPr>
        <w:t xml:space="preserve">Lorsqu’une table de valeurs est mentionnée dans le document précédent, par exemple IR_NAT_V, elle se trouve dans le répertoire ORAVAL sur SAS. On trouve aussi ces tables de valeurs dans la documentation SNIIRAM (web ou </w:t>
      </w:r>
      <w:proofErr w:type="spellStart"/>
      <w:r>
        <w:rPr>
          <w:color w:val="808080" w:themeColor="background1" w:themeShade="80"/>
        </w:rPr>
        <w:t>access</w:t>
      </w:r>
      <w:proofErr w:type="spellEnd"/>
      <w:r>
        <w:rPr>
          <w:color w:val="808080" w:themeColor="background1" w:themeShade="80"/>
        </w:rPr>
        <w:t>)</w:t>
      </w:r>
      <w:r w:rsidRPr="00A14D6D">
        <w:rPr>
          <w:color w:val="808080" w:themeColor="background1" w:themeShade="80"/>
        </w:rPr>
        <w:t>)</w:t>
      </w:r>
    </w:p>
    <w:p w:rsidR="00673D7F" w:rsidRDefault="00673D7F" w:rsidP="00CC4F82">
      <w:pPr>
        <w:autoSpaceDE w:val="0"/>
        <w:autoSpaceDN w:val="0"/>
        <w:adjustRightInd w:val="0"/>
        <w:spacing w:after="0" w:line="240" w:lineRule="auto"/>
        <w:jc w:val="both"/>
      </w:pPr>
    </w:p>
    <w:p w:rsidR="00843961" w:rsidRDefault="00843961" w:rsidP="00CC4F82">
      <w:pPr>
        <w:autoSpaceDE w:val="0"/>
        <w:autoSpaceDN w:val="0"/>
        <w:adjustRightInd w:val="0"/>
        <w:spacing w:after="0" w:line="240" w:lineRule="auto"/>
        <w:jc w:val="both"/>
      </w:pPr>
      <w:r>
        <w:t xml:space="preserve">La table est pensée et découpée en </w:t>
      </w:r>
      <w:r w:rsidRPr="00367F42">
        <w:rPr>
          <w:b/>
          <w:u w:val="single"/>
        </w:rPr>
        <w:t>dates de remontées de l’information</w:t>
      </w:r>
      <w:r>
        <w:t xml:space="preserve"> (</w:t>
      </w:r>
      <w:r w:rsidR="00707A36">
        <w:t>FLX_DIS_DTD</w:t>
      </w:r>
      <w:r w:rsidR="00367F42">
        <w:t>, également appelé date de liquidation</w:t>
      </w:r>
      <w:r>
        <w:t>). Il faut couper sa requête selon cette date pour optimiser le temps de traitement.</w:t>
      </w:r>
      <w:r w:rsidR="00367F42">
        <w:t xml:space="preserve"> Elle est </w:t>
      </w:r>
      <w:r w:rsidR="00BE5EDB">
        <w:t xml:space="preserve">alimentée </w:t>
      </w:r>
      <w:r w:rsidR="00367F42">
        <w:t>au 1</w:t>
      </w:r>
      <w:r w:rsidR="00367F42" w:rsidRPr="00367F42">
        <w:rPr>
          <w:vertAlign w:val="superscript"/>
        </w:rPr>
        <w:t>er</w:t>
      </w:r>
      <w:r w:rsidR="00367F42">
        <w:t xml:space="preserve"> de chaque mois pour toutes informations remontées au cours du mois précédent.</w:t>
      </w:r>
    </w:p>
    <w:p w:rsidR="008E1916" w:rsidRDefault="008E1916" w:rsidP="001F6ED5">
      <w:pPr>
        <w:pStyle w:val="Titre2"/>
      </w:pPr>
      <w:bookmarkStart w:id="8" w:name="_Toc502825430"/>
      <w:r>
        <w:t>Utilisation du DCIR Simplifié</w:t>
      </w:r>
      <w:bookmarkEnd w:id="8"/>
    </w:p>
    <w:p w:rsidR="000120C5" w:rsidRPr="000120C5" w:rsidRDefault="000120C5" w:rsidP="00CC4F82">
      <w:pPr>
        <w:jc w:val="both"/>
      </w:pPr>
      <w:r w:rsidRPr="000120C5">
        <w:rPr>
          <w:b/>
          <w:bCs/>
        </w:rPr>
        <w:t>Que simplifie-t-on ?</w:t>
      </w:r>
    </w:p>
    <w:p w:rsidR="000120C5" w:rsidRDefault="006B3971" w:rsidP="00CC4F82">
      <w:pPr>
        <w:numPr>
          <w:ilvl w:val="0"/>
          <w:numId w:val="7"/>
        </w:numPr>
        <w:spacing w:after="0" w:line="240" w:lineRule="auto"/>
        <w:ind w:left="714" w:hanging="357"/>
        <w:jc w:val="both"/>
      </w:pPr>
      <w:r w:rsidRPr="000120C5">
        <w:t>L</w:t>
      </w:r>
      <w:r w:rsidRPr="000120C5">
        <w:rPr>
          <w:b/>
        </w:rPr>
        <w:t>’identification pérenne d’un bénéficiaire,</w:t>
      </w:r>
      <w:r w:rsidR="000120C5">
        <w:t xml:space="preserve"> </w:t>
      </w:r>
      <w:r w:rsidR="000120C5" w:rsidRPr="000120C5">
        <w:t>en plaçant le NIR anonyme du bénéficiaire au cœur du dispositif</w:t>
      </w:r>
      <w:r w:rsidR="000120C5">
        <w:t xml:space="preserve"> (BEN_IDT_ANO)</w:t>
      </w:r>
    </w:p>
    <w:p w:rsidR="000120C5" w:rsidRDefault="000120C5" w:rsidP="00CC4F82">
      <w:pPr>
        <w:numPr>
          <w:ilvl w:val="0"/>
          <w:numId w:val="7"/>
        </w:numPr>
        <w:spacing w:after="0" w:line="240" w:lineRule="auto"/>
        <w:ind w:left="714" w:hanging="357"/>
        <w:jc w:val="both"/>
      </w:pPr>
      <w:r w:rsidRPr="000120C5">
        <w:t>Pas de données de ventilation comptable, d’anomalies, de décomptes</w:t>
      </w:r>
    </w:p>
    <w:p w:rsidR="000120C5" w:rsidRPr="000120C5" w:rsidRDefault="000120C5" w:rsidP="00CC4F82">
      <w:pPr>
        <w:numPr>
          <w:ilvl w:val="0"/>
          <w:numId w:val="9"/>
        </w:numPr>
        <w:spacing w:after="0" w:line="240" w:lineRule="auto"/>
        <w:ind w:left="714" w:hanging="357"/>
        <w:jc w:val="both"/>
      </w:pPr>
      <w:r>
        <w:t>Un socle de variables présent dans toutes les tables affinées pour un minimum de jointures</w:t>
      </w:r>
    </w:p>
    <w:p w:rsidR="000120C5" w:rsidRPr="000120C5" w:rsidRDefault="00437A0E" w:rsidP="00CC4F82">
      <w:pPr>
        <w:numPr>
          <w:ilvl w:val="0"/>
          <w:numId w:val="10"/>
        </w:numPr>
        <w:spacing w:after="0" w:line="240" w:lineRule="auto"/>
        <w:ind w:left="714" w:hanging="357"/>
        <w:jc w:val="both"/>
      </w:pPr>
      <w:r>
        <w:rPr>
          <w:noProof/>
          <w:lang w:eastAsia="fr-FR"/>
        </w:rPr>
        <mc:AlternateContent>
          <mc:Choice Requires="wpg">
            <w:drawing>
              <wp:anchor distT="0" distB="0" distL="114300" distR="114300" simplePos="0" relativeHeight="251703296" behindDoc="0" locked="0" layoutInCell="1" allowOverlap="1" wp14:anchorId="516F0AB5" wp14:editId="2BFAAF87">
                <wp:simplePos x="0" y="0"/>
                <wp:positionH relativeFrom="column">
                  <wp:posOffset>-104148</wp:posOffset>
                </wp:positionH>
                <wp:positionV relativeFrom="paragraph">
                  <wp:posOffset>447419</wp:posOffset>
                </wp:positionV>
                <wp:extent cx="5930265" cy="3170712"/>
                <wp:effectExtent l="0" t="0" r="0" b="0"/>
                <wp:wrapTopAndBottom/>
                <wp:docPr id="77" name="Groupe 77"/>
                <wp:cNvGraphicFramePr/>
                <a:graphic xmlns:a="http://schemas.openxmlformats.org/drawingml/2006/main">
                  <a:graphicData uri="http://schemas.microsoft.com/office/word/2010/wordprocessingGroup">
                    <wpg:wgp>
                      <wpg:cNvGrpSpPr/>
                      <wpg:grpSpPr>
                        <a:xfrm>
                          <a:off x="0" y="0"/>
                          <a:ext cx="5930265" cy="3170712"/>
                          <a:chOff x="0" y="0"/>
                          <a:chExt cx="5930265" cy="3170712"/>
                        </a:xfrm>
                      </wpg:grpSpPr>
                      <pic:pic xmlns:pic="http://schemas.openxmlformats.org/drawingml/2006/picture">
                        <pic:nvPicPr>
                          <pic:cNvPr id="75" name="Image 75"/>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201881"/>
                            <a:ext cx="5925787" cy="2968831"/>
                          </a:xfrm>
                          <a:prstGeom prst="rect">
                            <a:avLst/>
                          </a:prstGeom>
                          <a:noFill/>
                          <a:ln>
                            <a:noFill/>
                          </a:ln>
                          <a:effectLst/>
                        </pic:spPr>
                      </pic:pic>
                      <wps:wsp>
                        <wps:cNvPr id="76" name="Zone de texte 76"/>
                        <wps:cNvSpPr txBox="1"/>
                        <wps:spPr>
                          <a:xfrm>
                            <a:off x="0" y="0"/>
                            <a:ext cx="5930265" cy="195943"/>
                          </a:xfrm>
                          <a:prstGeom prst="rect">
                            <a:avLst/>
                          </a:prstGeom>
                          <a:solidFill>
                            <a:prstClr val="white"/>
                          </a:solidFill>
                          <a:ln>
                            <a:noFill/>
                          </a:ln>
                          <a:effectLst/>
                        </wps:spPr>
                        <wps:txbx>
                          <w:txbxContent>
                            <w:p w:rsidR="00437A0E" w:rsidRPr="00437A0E" w:rsidRDefault="00437A0E" w:rsidP="00437A0E">
                              <w:pPr>
                                <w:pStyle w:val="Lgende"/>
                                <w:rPr>
                                  <w:rFonts w:ascii="Times New Roman" w:hAnsi="Times New Roman" w:cs="Times New Roman"/>
                                  <w:noProof/>
                                  <w:color w:val="auto"/>
                                  <w:sz w:val="24"/>
                                  <w:szCs w:val="24"/>
                                </w:rPr>
                              </w:pPr>
                              <w:r w:rsidRPr="00437A0E">
                                <w:rPr>
                                  <w:color w:val="auto"/>
                                </w:rPr>
                                <w:t xml:space="preserve">Figure </w:t>
                              </w:r>
                              <w:r w:rsidRPr="00437A0E">
                                <w:rPr>
                                  <w:color w:val="auto"/>
                                </w:rPr>
                                <w:fldChar w:fldCharType="begin"/>
                              </w:r>
                              <w:r w:rsidRPr="00437A0E">
                                <w:rPr>
                                  <w:color w:val="auto"/>
                                </w:rPr>
                                <w:instrText xml:space="preserve"> SEQ Figure \* ARABIC </w:instrText>
                              </w:r>
                              <w:r w:rsidRPr="00437A0E">
                                <w:rPr>
                                  <w:color w:val="auto"/>
                                </w:rPr>
                                <w:fldChar w:fldCharType="separate"/>
                              </w:r>
                              <w:r w:rsidR="001F6ED5">
                                <w:rPr>
                                  <w:noProof/>
                                  <w:color w:val="auto"/>
                                </w:rPr>
                                <w:t>2</w:t>
                              </w:r>
                              <w:r w:rsidRPr="00437A0E">
                                <w:rPr>
                                  <w:color w:val="auto"/>
                                </w:rPr>
                                <w:fldChar w:fldCharType="end"/>
                              </w:r>
                              <w:r w:rsidRPr="00437A0E">
                                <w:rPr>
                                  <w:color w:val="auto"/>
                                </w:rPr>
                                <w:t>- Architecture du DCIRS (schéma CNAMTS)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e 77" o:spid="_x0000_s1032" style="position:absolute;left:0;text-align:left;margin-left:-8.2pt;margin-top:35.25pt;width:466.95pt;height:249.65pt;z-index:251703296" coordsize="59302,317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">
                <v:shape id="Image 75" o:spid="_x0000_s1033" type="#_x0000_t75" style="position:absolute;top:2018;width:59257;height:296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5kCrTEAAAA2wAAAA8AAABkcnMvZG93bnJldi54bWxEj0FrwkAUhO8F/8PyBG91Y0Ut0VVKreJB&#10;BG0LHh/ZZxLNvg3Z1UR/vSsIHoeZb4aZzBpTiAtVLresoNeNQBAnVuecKvj7Xbx/gnAeWWNhmRRc&#10;ycFs2nqbYKxtzVu67HwqQgm7GBVk3pexlC7JyKDr2pI4eAdbGfRBVqnUFdah3BTyI4qG0mDOYSHD&#10;kr4zSk67s1Ew6g+lW+9x87/cbOf1/nbUP4e5Up128zUG4anxr/CTXunADeDxJfwAOb0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5kCrTEAAAA2wAAAA8AAAAAAAAAAAAAAAAA&#10;nwIAAGRycy9kb3ducmV2LnhtbFBLBQYAAAAABAAEAPcAAACQAwAAAAA=&#10;">
                  <v:imagedata r:id="rId22" o:title=""/>
                  <v:path arrowok="t"/>
                </v:shape>
                <v:shape id="Zone de texte 76" o:spid="_x0000_s1034" type="#_x0000_t202" style="position:absolute;width:59302;height:1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gMEcUA&#10;AADbAAAADwAAAGRycy9kb3ducmV2LnhtbESPzWrDMBCE74W8g9hALqWRm4Nb3CghPw3k0B7shpwX&#10;a2uZWisjKbHz9lGh0OMwM98wy/VoO3ElH1rHCp7nGQji2umWGwWnr8PTK4gQkTV2jknBjQKsV5OH&#10;JRbaDVzStYqNSBAOBSowMfaFlKE2ZDHMXU+cvG/nLcYkfSO1xyHBbScXWZZLiy2nBYM97QzVP9XF&#10;Ksj3/jKUvHvcn94/8LNvFuft7azUbDpu3kBEGuN/+K991Apecvj9kn6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WAwRxQAAANsAAAAPAAAAAAAAAAAAAAAAAJgCAABkcnMv&#10;ZG93bnJldi54bWxQSwUGAAAAAAQABAD1AAAAigMAAAAA&#10;" stroked="f">
                  <v:textbox inset="0,0,0,0">
                    <w:txbxContent>
                      <w:p w:rsidR="00437A0E" w:rsidRPr="00437A0E" w:rsidRDefault="00437A0E" w:rsidP="00437A0E">
                        <w:pPr>
                          <w:pStyle w:val="Lgende"/>
                          <w:rPr>
                            <w:rFonts w:ascii="Times New Roman" w:hAnsi="Times New Roman" w:cs="Times New Roman"/>
                            <w:noProof/>
                            <w:color w:val="auto"/>
                            <w:sz w:val="24"/>
                            <w:szCs w:val="24"/>
                          </w:rPr>
                        </w:pPr>
                        <w:r w:rsidRPr="00437A0E">
                          <w:rPr>
                            <w:color w:val="auto"/>
                          </w:rPr>
                          <w:t xml:space="preserve">Figure </w:t>
                        </w:r>
                        <w:r w:rsidRPr="00437A0E">
                          <w:rPr>
                            <w:color w:val="auto"/>
                          </w:rPr>
                          <w:fldChar w:fldCharType="begin"/>
                        </w:r>
                        <w:r w:rsidRPr="00437A0E">
                          <w:rPr>
                            <w:color w:val="auto"/>
                          </w:rPr>
                          <w:instrText xml:space="preserve"> SEQ Figure \* ARABIC </w:instrText>
                        </w:r>
                        <w:r w:rsidRPr="00437A0E">
                          <w:rPr>
                            <w:color w:val="auto"/>
                          </w:rPr>
                          <w:fldChar w:fldCharType="separate"/>
                        </w:r>
                        <w:r w:rsidR="001F6ED5">
                          <w:rPr>
                            <w:noProof/>
                            <w:color w:val="auto"/>
                          </w:rPr>
                          <w:t>2</w:t>
                        </w:r>
                        <w:r w:rsidRPr="00437A0E">
                          <w:rPr>
                            <w:color w:val="auto"/>
                          </w:rPr>
                          <w:fldChar w:fldCharType="end"/>
                        </w:r>
                        <w:r w:rsidRPr="00437A0E">
                          <w:rPr>
                            <w:color w:val="auto"/>
                          </w:rPr>
                          <w:t>- Architecture du DCIRS (schéma CNAMTS)</w:t>
                        </w:r>
                      </w:p>
                    </w:txbxContent>
                  </v:textbox>
                </v:shape>
                <w10:wrap type="topAndBottom"/>
              </v:group>
            </w:pict>
          </mc:Fallback>
        </mc:AlternateContent>
      </w:r>
      <w:r w:rsidR="006B3971" w:rsidRPr="000120C5">
        <w:t xml:space="preserve">Les opérations de jointures entre les tables du modèle, </w:t>
      </w:r>
      <w:r w:rsidR="000120C5" w:rsidRPr="000120C5">
        <w:t xml:space="preserve">en joignant sur une </w:t>
      </w:r>
      <w:r w:rsidR="000120C5" w:rsidRPr="000120C5">
        <w:rPr>
          <w:b/>
        </w:rPr>
        <w:t>clé unique</w:t>
      </w:r>
      <w:r w:rsidR="000120C5">
        <w:rPr>
          <w:b/>
        </w:rPr>
        <w:t xml:space="preserve"> CLE_DCI_JNT</w:t>
      </w:r>
    </w:p>
    <w:p w:rsidR="000120C5" w:rsidRPr="000120C5" w:rsidRDefault="000120C5" w:rsidP="00CC4F82">
      <w:pPr>
        <w:jc w:val="both"/>
      </w:pPr>
    </w:p>
    <w:p w:rsidR="006B3971" w:rsidRDefault="00843961" w:rsidP="00CC4F82">
      <w:pPr>
        <w:autoSpaceDE w:val="0"/>
        <w:autoSpaceDN w:val="0"/>
        <w:adjustRightInd w:val="0"/>
        <w:spacing w:line="240" w:lineRule="auto"/>
        <w:jc w:val="both"/>
      </w:pPr>
      <w:r w:rsidRPr="00DE5C3F">
        <w:rPr>
          <w:u w:val="single"/>
        </w:rPr>
        <w:t xml:space="preserve">La table Prestations est </w:t>
      </w:r>
      <w:r w:rsidR="006B3971">
        <w:rPr>
          <w:u w:val="single"/>
        </w:rPr>
        <w:t xml:space="preserve">toujours </w:t>
      </w:r>
      <w:r w:rsidRPr="00DE5C3F">
        <w:rPr>
          <w:u w:val="single"/>
        </w:rPr>
        <w:t xml:space="preserve">au centre du </w:t>
      </w:r>
      <w:r w:rsidR="006B3971">
        <w:rPr>
          <w:u w:val="single"/>
        </w:rPr>
        <w:t>modèle.</w:t>
      </w:r>
      <w:r w:rsidR="006B3971">
        <w:t xml:space="preserve"> Mais les tables affinées peuvent être utilisées de manière autonome puisqu’on trouve dans chaque table un socle de 26 variables qui correspondent à la prestation de base et donnent quelques informations sur les bénéficiaires. </w:t>
      </w:r>
    </w:p>
    <w:p w:rsidR="00843961" w:rsidRDefault="00843961" w:rsidP="00CC4F82">
      <w:pPr>
        <w:autoSpaceDE w:val="0"/>
        <w:autoSpaceDN w:val="0"/>
        <w:adjustRightInd w:val="0"/>
        <w:spacing w:after="0" w:line="240" w:lineRule="auto"/>
        <w:jc w:val="both"/>
      </w:pPr>
      <w:r w:rsidRPr="004842C9">
        <w:rPr>
          <w:b/>
        </w:rPr>
        <w:t>L’architecture et la liste des variables</w:t>
      </w:r>
      <w:r>
        <w:t xml:space="preserve"> présentes dans chaque table du DCIRS sont présentes dans le document suivant : </w:t>
      </w:r>
    </w:p>
    <w:p w:rsidR="00843961" w:rsidRDefault="00954973" w:rsidP="00CC4F82">
      <w:pPr>
        <w:autoSpaceDE w:val="0"/>
        <w:autoSpaceDN w:val="0"/>
        <w:adjustRightInd w:val="0"/>
        <w:spacing w:after="0" w:line="240" w:lineRule="auto"/>
        <w:jc w:val="both"/>
      </w:pPr>
      <w:hyperlink r:id="rId23" w:history="1">
        <w:r w:rsidR="00843961" w:rsidRPr="004842C9">
          <w:rPr>
            <w:rStyle w:val="Lienhypertexte"/>
          </w:rPr>
          <w:t>I:\SNDS_Formations\Formation SNIIR-AM\Groupe utilisateurs\Documentation\DCIRS - Liste des tables et variables - 2017 04 06.xlsx</w:t>
        </w:r>
      </w:hyperlink>
      <w:r w:rsidR="00843961">
        <w:t xml:space="preserve"> </w:t>
      </w:r>
    </w:p>
    <w:p w:rsidR="00843961" w:rsidRDefault="00843961" w:rsidP="00CC4F82">
      <w:pPr>
        <w:autoSpaceDE w:val="0"/>
        <w:autoSpaceDN w:val="0"/>
        <w:adjustRightInd w:val="0"/>
        <w:spacing w:after="0" w:line="240" w:lineRule="auto"/>
        <w:jc w:val="both"/>
      </w:pPr>
      <w:r>
        <w:t>La liste des modalités pour chacune de ces variables se trouve notamment dans ce document :</w:t>
      </w:r>
    </w:p>
    <w:p w:rsidR="00843961" w:rsidRPr="00843961" w:rsidRDefault="00954973" w:rsidP="00CC4F82">
      <w:pPr>
        <w:autoSpaceDE w:val="0"/>
        <w:autoSpaceDN w:val="0"/>
        <w:adjustRightInd w:val="0"/>
        <w:spacing w:after="0" w:line="240" w:lineRule="auto"/>
        <w:jc w:val="both"/>
      </w:pPr>
      <w:hyperlink r:id="rId24" w:history="1">
        <w:r w:rsidR="00843961" w:rsidRPr="00843961">
          <w:rPr>
            <w:rStyle w:val="Lienhypertexte"/>
          </w:rPr>
          <w:t xml:space="preserve">I:\SNDS_Formations\Formation SNIIR-AM\Groupe utilisateurs\Documentation\Nomenclature </w:t>
        </w:r>
        <w:proofErr w:type="spellStart"/>
        <w:r w:rsidR="00843961" w:rsidRPr="00843961">
          <w:rPr>
            <w:rStyle w:val="Lienhypertexte"/>
          </w:rPr>
          <w:t>sniir-am</w:t>
        </w:r>
        <w:proofErr w:type="spellEnd"/>
        <w:r w:rsidR="00843961" w:rsidRPr="00843961">
          <w:rPr>
            <w:rStyle w:val="Lienhypertexte"/>
          </w:rPr>
          <w:t>\SNIIRAM 123.87.doc</w:t>
        </w:r>
      </w:hyperlink>
    </w:p>
    <w:p w:rsidR="00843961" w:rsidRDefault="00843961" w:rsidP="00CC4F82">
      <w:pPr>
        <w:autoSpaceDE w:val="0"/>
        <w:autoSpaceDN w:val="0"/>
        <w:adjustRightInd w:val="0"/>
        <w:spacing w:line="240" w:lineRule="auto"/>
        <w:jc w:val="both"/>
      </w:pPr>
      <w:r>
        <w:lastRenderedPageBreak/>
        <w:t xml:space="preserve">Pour obtenir </w:t>
      </w:r>
      <w:r w:rsidRPr="00B24474">
        <w:rPr>
          <w:b/>
        </w:rPr>
        <w:t>plus d’informations</w:t>
      </w:r>
      <w:r>
        <w:rPr>
          <w:b/>
        </w:rPr>
        <w:t xml:space="preserve"> sur la prestation</w:t>
      </w:r>
      <w:r w:rsidRPr="00B24474">
        <w:rPr>
          <w:b/>
        </w:rPr>
        <w:t xml:space="preserve"> </w:t>
      </w:r>
      <w:r w:rsidRPr="00B24474">
        <w:t>et utiliser plusieurs tables</w:t>
      </w:r>
      <w:r>
        <w:t xml:space="preserve"> (décomptes ou prestations affinées), il faut faire une jointure avec la table Prestations à l’aide de la variable de jointure</w:t>
      </w:r>
      <w:r w:rsidR="006B3971">
        <w:t>, unique cette fois</w:t>
      </w:r>
      <w:r>
        <w:t xml:space="preserve"> : </w:t>
      </w:r>
      <w:r w:rsidRPr="004842C9">
        <w:rPr>
          <w:color w:val="4F81BD" w:themeColor="accent1"/>
        </w:rPr>
        <w:t>CLE_DCI_JNT</w:t>
      </w:r>
      <w:r>
        <w:t xml:space="preserve">. </w:t>
      </w:r>
    </w:p>
    <w:p w:rsidR="006B3971" w:rsidRDefault="00843961" w:rsidP="00CC4F82">
      <w:pPr>
        <w:autoSpaceDE w:val="0"/>
        <w:autoSpaceDN w:val="0"/>
        <w:adjustRightInd w:val="0"/>
        <w:spacing w:after="0" w:line="240" w:lineRule="auto"/>
        <w:jc w:val="both"/>
      </w:pPr>
      <w:r>
        <w:t xml:space="preserve">Pour obtenir </w:t>
      </w:r>
      <w:r w:rsidRPr="00B24474">
        <w:rPr>
          <w:b/>
        </w:rPr>
        <w:t>plus d’informations sur le bénéficiaire</w:t>
      </w:r>
      <w:r>
        <w:t xml:space="preserve">, il faut faire une jointure avec le référentiel des bénéficiaires à l’aide de la variable </w:t>
      </w:r>
      <w:r w:rsidRPr="004842C9">
        <w:rPr>
          <w:color w:val="4F81BD" w:themeColor="accent1"/>
        </w:rPr>
        <w:t>BEN_IDT_ANO</w:t>
      </w:r>
      <w:r w:rsidR="00816F78">
        <w:rPr>
          <w:color w:val="4F81BD" w:themeColor="accent1"/>
        </w:rPr>
        <w:t>.</w:t>
      </w:r>
      <w:r w:rsidR="006B3971" w:rsidRPr="006B3971">
        <w:t xml:space="preserve"> </w:t>
      </w:r>
      <w:r w:rsidR="006B3971">
        <w:t xml:space="preserve">NB : le référentiel des bénéficiaires IR_IBA_R </w:t>
      </w:r>
      <w:r w:rsidR="00367F42">
        <w:t xml:space="preserve">n’est pas actualisé régulièrement contrairement au référentiel IR_BEN_R. Il ne contient pas de NIR fictifs mais </w:t>
      </w:r>
      <w:proofErr w:type="spellStart"/>
      <w:r w:rsidR="00367F42">
        <w:t>peut être</w:t>
      </w:r>
      <w:proofErr w:type="spellEnd"/>
      <w:r w:rsidR="00367F42">
        <w:t xml:space="preserve"> un peu daté.</w:t>
      </w:r>
    </w:p>
    <w:p w:rsidR="002464E5" w:rsidRDefault="002464E5" w:rsidP="002464E5">
      <w:pPr>
        <w:pStyle w:val="Paragraphedeliste"/>
        <w:autoSpaceDE w:val="0"/>
        <w:autoSpaceDN w:val="0"/>
        <w:adjustRightInd w:val="0"/>
        <w:spacing w:after="0" w:line="240" w:lineRule="auto"/>
        <w:jc w:val="both"/>
      </w:pPr>
    </w:p>
    <w:p w:rsidR="00AA713B" w:rsidRPr="002464E5" w:rsidRDefault="001D2A1B" w:rsidP="002464E5">
      <w:pPr>
        <w:autoSpaceDE w:val="0"/>
        <w:autoSpaceDN w:val="0"/>
        <w:adjustRightInd w:val="0"/>
        <w:spacing w:after="0"/>
        <w:jc w:val="both"/>
      </w:pPr>
      <w:r w:rsidRPr="002464E5">
        <w:t xml:space="preserve">Le DCIRS est une base de données restituée </w:t>
      </w:r>
      <w:r w:rsidRPr="002464E5">
        <w:rPr>
          <w:b/>
          <w:bCs/>
          <w:u w:val="single"/>
        </w:rPr>
        <w:t>en date de soin</w:t>
      </w:r>
      <w:r w:rsidRPr="002464E5">
        <w:t xml:space="preserve"> (et non plus en date de traitement comme c’était le cas dans le DCIR). </w:t>
      </w:r>
      <w:r w:rsidR="002464E5" w:rsidRPr="002464E5">
        <w:t xml:space="preserve">Elle sera donc toujours incomplète sur </w:t>
      </w:r>
      <w:r w:rsidR="002464E5">
        <w:t xml:space="preserve">les derniers mois de chargement. </w:t>
      </w:r>
      <w:r w:rsidRPr="002464E5">
        <w:t>Un mois de soins m sera quasi complet après m+6 mois de traitement</w:t>
      </w:r>
    </w:p>
    <w:p w:rsidR="002464E5" w:rsidRDefault="001D2A1B" w:rsidP="002464E5">
      <w:pPr>
        <w:autoSpaceDE w:val="0"/>
        <w:autoSpaceDN w:val="0"/>
        <w:adjustRightInd w:val="0"/>
        <w:spacing w:after="0"/>
        <w:jc w:val="both"/>
      </w:pPr>
      <w:r w:rsidRPr="002464E5">
        <w:t xml:space="preserve">L’alimentation sera faite en mois de soin et donc </w:t>
      </w:r>
      <w:r w:rsidRPr="002464E5">
        <w:rPr>
          <w:b/>
          <w:bCs/>
        </w:rPr>
        <w:t xml:space="preserve">la variable qui permet d’optimiser les traitements est EXE_SOI_AMD </w:t>
      </w:r>
      <w:r w:rsidRPr="002464E5">
        <w:t xml:space="preserve">(remplace </w:t>
      </w:r>
      <w:r w:rsidR="00707A36">
        <w:t>FLX_DIS_DTD</w:t>
      </w:r>
      <w:r w:rsidR="002464E5">
        <w:t xml:space="preserve"> dans le DCIR</w:t>
      </w:r>
      <w:r w:rsidRPr="002464E5">
        <w:t>)</w:t>
      </w:r>
      <w:r w:rsidR="002464E5">
        <w:t>.</w:t>
      </w:r>
    </w:p>
    <w:p w:rsidR="00C42D9E" w:rsidRDefault="00C42D9E" w:rsidP="00CC4F82">
      <w:pPr>
        <w:pStyle w:val="Titre1"/>
        <w:jc w:val="both"/>
      </w:pPr>
      <w:bookmarkStart w:id="9" w:name="_Toc502825431"/>
      <w:r>
        <w:t>Jointure avec le PMSI</w:t>
      </w:r>
      <w:bookmarkEnd w:id="9"/>
    </w:p>
    <w:p w:rsidR="00CC4F82" w:rsidRPr="00CC4F82" w:rsidRDefault="00CC4F82" w:rsidP="00CC4F82">
      <w:pPr>
        <w:jc w:val="both"/>
      </w:pPr>
      <w:r>
        <w:rPr>
          <w:noProof/>
          <w:lang w:eastAsia="fr-FR"/>
        </w:rPr>
        <mc:AlternateContent>
          <mc:Choice Requires="wpg">
            <w:drawing>
              <wp:anchor distT="0" distB="0" distL="114300" distR="114300" simplePos="0" relativeHeight="251709440" behindDoc="0" locked="0" layoutInCell="1" allowOverlap="1" wp14:anchorId="4B2C857D" wp14:editId="0609F623">
                <wp:simplePos x="0" y="0"/>
                <wp:positionH relativeFrom="column">
                  <wp:posOffset>-345440</wp:posOffset>
                </wp:positionH>
                <wp:positionV relativeFrom="paragraph">
                  <wp:posOffset>1398905</wp:posOffset>
                </wp:positionV>
                <wp:extent cx="6162675" cy="3099435"/>
                <wp:effectExtent l="0" t="0" r="9525" b="5715"/>
                <wp:wrapTopAndBottom/>
                <wp:docPr id="298" name="Groupe 298"/>
                <wp:cNvGraphicFramePr/>
                <a:graphic xmlns:a="http://schemas.openxmlformats.org/drawingml/2006/main">
                  <a:graphicData uri="http://schemas.microsoft.com/office/word/2010/wordprocessingGroup">
                    <wpg:wgp>
                      <wpg:cNvGrpSpPr/>
                      <wpg:grpSpPr>
                        <a:xfrm>
                          <a:off x="0" y="0"/>
                          <a:ext cx="6162675" cy="3099435"/>
                          <a:chOff x="0" y="0"/>
                          <a:chExt cx="6163294" cy="3099459"/>
                        </a:xfrm>
                      </wpg:grpSpPr>
                      <pic:pic xmlns:pic="http://schemas.openxmlformats.org/drawingml/2006/picture">
                        <pic:nvPicPr>
                          <pic:cNvPr id="296" name="Image 296"/>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142504"/>
                            <a:ext cx="6163294" cy="2956955"/>
                          </a:xfrm>
                          <a:prstGeom prst="rect">
                            <a:avLst/>
                          </a:prstGeom>
                          <a:noFill/>
                          <a:ln>
                            <a:noFill/>
                          </a:ln>
                          <a:effectLst/>
                        </pic:spPr>
                      </pic:pic>
                      <wps:wsp>
                        <wps:cNvPr id="297" name="Zone de texte 297"/>
                        <wps:cNvSpPr txBox="1"/>
                        <wps:spPr>
                          <a:xfrm>
                            <a:off x="0" y="0"/>
                            <a:ext cx="6159500" cy="136566"/>
                          </a:xfrm>
                          <a:prstGeom prst="rect">
                            <a:avLst/>
                          </a:prstGeom>
                          <a:solidFill>
                            <a:prstClr val="white"/>
                          </a:solidFill>
                          <a:ln>
                            <a:noFill/>
                          </a:ln>
                          <a:effectLst/>
                        </wps:spPr>
                        <wps:txbx>
                          <w:txbxContent>
                            <w:p w:rsidR="00CC4F82" w:rsidRPr="00CC4F82" w:rsidRDefault="00CC4F82" w:rsidP="00CC4F82">
                              <w:pPr>
                                <w:pStyle w:val="Lgende"/>
                                <w:rPr>
                                  <w:rFonts w:ascii="Times New Roman" w:hAnsi="Times New Roman" w:cs="Times New Roman"/>
                                  <w:noProof/>
                                  <w:color w:val="auto"/>
                                  <w:sz w:val="24"/>
                                  <w:szCs w:val="24"/>
                                </w:rPr>
                              </w:pPr>
                              <w:r w:rsidRPr="00CC4F82">
                                <w:rPr>
                                  <w:color w:val="auto"/>
                                </w:rPr>
                                <w:t xml:space="preserve">Figure </w:t>
                              </w:r>
                              <w:r w:rsidRPr="00CC4F82">
                                <w:rPr>
                                  <w:color w:val="auto"/>
                                </w:rPr>
                                <w:fldChar w:fldCharType="begin"/>
                              </w:r>
                              <w:r w:rsidRPr="00CC4F82">
                                <w:rPr>
                                  <w:color w:val="auto"/>
                                </w:rPr>
                                <w:instrText xml:space="preserve"> SEQ Figure \* ARABIC </w:instrText>
                              </w:r>
                              <w:r w:rsidRPr="00CC4F82">
                                <w:rPr>
                                  <w:color w:val="auto"/>
                                </w:rPr>
                                <w:fldChar w:fldCharType="separate"/>
                              </w:r>
                              <w:r w:rsidR="001F6ED5">
                                <w:rPr>
                                  <w:noProof/>
                                  <w:color w:val="auto"/>
                                </w:rPr>
                                <w:t>3</w:t>
                              </w:r>
                              <w:r w:rsidRPr="00CC4F82">
                                <w:rPr>
                                  <w:color w:val="auto"/>
                                </w:rPr>
                                <w:fldChar w:fldCharType="end"/>
                              </w:r>
                              <w:r w:rsidRPr="00CC4F82">
                                <w:rPr>
                                  <w:color w:val="auto"/>
                                </w:rPr>
                                <w:t xml:space="preserve"> - Schéma de la jointure SNIIRAM-PMSI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e 298" o:spid="_x0000_s1035" style="position:absolute;left:0;text-align:left;margin-left:-27.2pt;margin-top:110.15pt;width:485.25pt;height:244.05pt;z-index:251709440" coordsize="61632,309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">
                <v:shape id="Image 296" o:spid="_x0000_s1036" type="#_x0000_t75" style="position:absolute;top:1425;width:61632;height:295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y9zbFAAAA3AAAAA8AAABkcnMvZG93bnJldi54bWxEj09rAjEUxO+FfofwCr1IzephcbdGUbEg&#10;3tRS6O2xed0/bl6WJOrqpzeC0OMwM79hpvPetOJMzteWFYyGCQjiwuqaSwXfh6+PCQgfkDW2lknB&#10;lTzMZ68vU8y1vfCOzvtQighhn6OCKoQul9IXFRn0Q9sRR+/POoMhSldK7fAS4aaV4yRJpcGa40KF&#10;Ha0qKo77k1GQ3RbpctXsGn/c/mT8624Du26Uen/rF58gAvXhP/xsb7SCcZbC40w8AnJ2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3Mvc2xQAAANwAAAAPAAAAAAAAAAAAAAAA&#10;AJ8CAABkcnMvZG93bnJldi54bWxQSwUGAAAAAAQABAD3AAAAkQMAAAAA&#10;">
                  <v:imagedata r:id="rId26" o:title=""/>
                  <v:path arrowok="t"/>
                </v:shape>
                <v:shape id="Zone de texte 297" o:spid="_x0000_s1037" type="#_x0000_t202" style="position:absolute;width:61595;height:1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HahMYA&#10;AADcAAAADwAAAGRycy9kb3ducmV2LnhtbESPS2/CMBCE75X4D9YicanAaQ4UAgZRHlIP5cBDnFfx&#10;kkTE68g2JPx7XKlSj6OZ+UYzX3amFg9yvrKs4GOUgCDOra64UHA+7YYTED4ga6wtk4IneVguem9z&#10;zLRt+UCPYyhEhLDPUEEZQpNJ6fOSDPqRbYijd7XOYIjSFVI7bCPc1DJNkrE0WHFcKLGhdUn57Xg3&#10;CsYbd28PvH7fnLc/uG+K9PL1vCg16HerGYhAXfgP/7W/tYJ0+gm/Z+IRkIs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aHahMYAAADcAAAADwAAAAAAAAAAAAAAAACYAgAAZHJz&#10;L2Rvd25yZXYueG1sUEsFBgAAAAAEAAQA9QAAAIsDAAAAAA==&#10;" stroked="f">
                  <v:textbox inset="0,0,0,0">
                    <w:txbxContent>
                      <w:p w:rsidR="00CC4F82" w:rsidRPr="00CC4F82" w:rsidRDefault="00CC4F82" w:rsidP="00CC4F82">
                        <w:pPr>
                          <w:pStyle w:val="Lgende"/>
                          <w:rPr>
                            <w:rFonts w:ascii="Times New Roman" w:hAnsi="Times New Roman" w:cs="Times New Roman"/>
                            <w:noProof/>
                            <w:color w:val="auto"/>
                            <w:sz w:val="24"/>
                            <w:szCs w:val="24"/>
                          </w:rPr>
                        </w:pPr>
                        <w:r w:rsidRPr="00CC4F82">
                          <w:rPr>
                            <w:color w:val="auto"/>
                          </w:rPr>
                          <w:t xml:space="preserve">Figure </w:t>
                        </w:r>
                        <w:r w:rsidRPr="00CC4F82">
                          <w:rPr>
                            <w:color w:val="auto"/>
                          </w:rPr>
                          <w:fldChar w:fldCharType="begin"/>
                        </w:r>
                        <w:r w:rsidRPr="00CC4F82">
                          <w:rPr>
                            <w:color w:val="auto"/>
                          </w:rPr>
                          <w:instrText xml:space="preserve"> SEQ Figure \* ARABIC </w:instrText>
                        </w:r>
                        <w:r w:rsidRPr="00CC4F82">
                          <w:rPr>
                            <w:color w:val="auto"/>
                          </w:rPr>
                          <w:fldChar w:fldCharType="separate"/>
                        </w:r>
                        <w:r w:rsidR="001F6ED5">
                          <w:rPr>
                            <w:noProof/>
                            <w:color w:val="auto"/>
                          </w:rPr>
                          <w:t>3</w:t>
                        </w:r>
                        <w:r w:rsidRPr="00CC4F82">
                          <w:rPr>
                            <w:color w:val="auto"/>
                          </w:rPr>
                          <w:fldChar w:fldCharType="end"/>
                        </w:r>
                        <w:r w:rsidRPr="00CC4F82">
                          <w:rPr>
                            <w:color w:val="auto"/>
                          </w:rPr>
                          <w:t xml:space="preserve"> - Schéma de la jointure SNIIRAM-PMSI</w:t>
                        </w:r>
                      </w:p>
                    </w:txbxContent>
                  </v:textbox>
                </v:shape>
                <w10:wrap type="topAndBottom"/>
              </v:group>
            </w:pict>
          </mc:Fallback>
        </mc:AlternateContent>
      </w:r>
      <w:r>
        <w:t>Le PMSI est centré sur les séjours, identifiables par deux variables</w:t>
      </w:r>
      <w:r w:rsidR="00816F78">
        <w:t xml:space="preserve"> (</w:t>
      </w:r>
      <w:r w:rsidR="00816F78" w:rsidRPr="00816F78">
        <w:rPr>
          <w:color w:val="4F81BD" w:themeColor="accent1"/>
        </w:rPr>
        <w:t>RSA_NUM</w:t>
      </w:r>
      <w:r w:rsidR="00816F78">
        <w:t xml:space="preserve"> et </w:t>
      </w:r>
      <w:r w:rsidR="00816F78" w:rsidRPr="00816F78">
        <w:rPr>
          <w:color w:val="4F81BD" w:themeColor="accent1"/>
        </w:rPr>
        <w:t>ETANUM</w:t>
      </w:r>
      <w:r w:rsidR="00816F78">
        <w:t>)</w:t>
      </w:r>
      <w:r>
        <w:t>. Pour les rapprocher d’un individu et retrouver ses soins remboursés dans le SNIIRAM, il faut utiliser l’identifiant NIR_ANO_17 qui correspond au BEN_NIR_PSA du SNIIRAM (attention, pas de distinction entre les jumeaux). L’identifiant BEN_NIR_PSA n’étant présent que dans les tables du DCIR, il faut passer par IR_BEN_R si on veut faire une jointure avec le DCIR simplifié, afin de récupérer le BEN_IDT_ANO.</w:t>
      </w:r>
    </w:p>
    <w:p w:rsidR="00437A0E" w:rsidRDefault="00437A0E" w:rsidP="00CC4F82">
      <w:pPr>
        <w:pStyle w:val="Titre1"/>
      </w:pPr>
      <w:bookmarkStart w:id="10" w:name="_Toc502825432"/>
      <w:r>
        <w:t>Comment concevoir une requête ?</w:t>
      </w:r>
      <w:bookmarkEnd w:id="10"/>
    </w:p>
    <w:p w:rsidR="00C42D9E" w:rsidRDefault="00C42D9E" w:rsidP="00CC4F82">
      <w:pPr>
        <w:jc w:val="both"/>
      </w:pPr>
      <w:r>
        <w:t>L’idée est de se constituer une table de travail, contenant l’ensemble des informations issues des différentes tables du S</w:t>
      </w:r>
      <w:r w:rsidR="00CC4F82">
        <w:t xml:space="preserve">NDS, aplaties selon la variable centrale (identifiant individu, </w:t>
      </w:r>
      <w:r w:rsidR="00EB6A4B">
        <w:t xml:space="preserve">professionnel de santé, établissement, prestation de soin, etc.). Cette table sera exploitable dans l’univers SAS (sous la WORK ou SASDATA1, pour y travailler d’une session à l’autre), mais les premières requêtes sont </w:t>
      </w:r>
      <w:r w:rsidR="00EB6A4B">
        <w:lastRenderedPageBreak/>
        <w:t>effectuées sous Oracle. Tout transfert d’une table de SAS sous ORACLE prend du temps et il faut donc minimiser ces opérations. L’idéal est donc d’obtenir dès la première requête le plus d’informations issues des tables ORACLE. Si un traitement  préalable est nécessaire avant jointure, il faudra recopier la base sous ORAUSER.</w:t>
      </w:r>
    </w:p>
    <w:p w:rsidR="00EB6A4B" w:rsidRDefault="00EB6A4B" w:rsidP="00CC4F82">
      <w:pPr>
        <w:jc w:val="both"/>
      </w:pPr>
      <w:r>
        <w:rPr>
          <w:rFonts w:ascii="Times New Roman" w:hAnsi="Times New Roman" w:cs="Times New Roman"/>
          <w:noProof/>
          <w:sz w:val="24"/>
          <w:szCs w:val="24"/>
          <w:lang w:eastAsia="fr-FR"/>
        </w:rPr>
        <w:drawing>
          <wp:anchor distT="36576" distB="36576" distL="36576" distR="36576" simplePos="0" relativeHeight="251705344" behindDoc="0" locked="0" layoutInCell="1" allowOverlap="1" wp14:anchorId="47345B81" wp14:editId="3EA745F2">
            <wp:simplePos x="0" y="0"/>
            <wp:positionH relativeFrom="column">
              <wp:posOffset>-71120</wp:posOffset>
            </wp:positionH>
            <wp:positionV relativeFrom="paragraph">
              <wp:posOffset>788670</wp:posOffset>
            </wp:positionV>
            <wp:extent cx="6103620" cy="3201035"/>
            <wp:effectExtent l="0" t="0" r="0" b="0"/>
            <wp:wrapTopAndBottom/>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03620" cy="320103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t xml:space="preserve">Étant donnée l’architecture en étoile du DCIR (voir figures 1 et 2), il faut </w:t>
      </w:r>
      <w:r w:rsidR="001824A7">
        <w:t xml:space="preserve">optimiser </w:t>
      </w:r>
      <w:r>
        <w:t>sa requête selon l’organisation des tables</w:t>
      </w:r>
      <w:r w:rsidR="00C77AD4">
        <w:t xml:space="preserve"> : quelle table interroger en premier ? </w:t>
      </w:r>
      <w:proofErr w:type="gramStart"/>
      <w:r w:rsidR="00C77AD4">
        <w:t>avec</w:t>
      </w:r>
      <w:proofErr w:type="gramEnd"/>
      <w:r w:rsidR="00C77AD4">
        <w:t xml:space="preserve"> quelle restriction ? </w:t>
      </w:r>
      <w:proofErr w:type="gramStart"/>
      <w:r w:rsidR="00C77AD4">
        <w:t>dans</w:t>
      </w:r>
      <w:proofErr w:type="gramEnd"/>
      <w:r w:rsidR="00C77AD4">
        <w:t xml:space="preserve"> quel ordre fusionner les tables ?</w:t>
      </w:r>
    </w:p>
    <w:p w:rsidR="001F6ED5" w:rsidRPr="001F6ED5" w:rsidRDefault="001F6ED5" w:rsidP="001F6ED5">
      <w:pPr>
        <w:pStyle w:val="Sansinterligne"/>
      </w:pPr>
      <w:r>
        <w:t>Traduire la première étape via une procédure SQL.</w:t>
      </w:r>
    </w:p>
    <w:p w:rsidR="001F6ED5" w:rsidRPr="001F6ED5" w:rsidRDefault="001F6ED5" w:rsidP="001F6ED5">
      <w:pPr>
        <w:pStyle w:val="Sansinterligne"/>
      </w:pPr>
      <w:r w:rsidRPr="001F6ED5">
        <w:t>P</w:t>
      </w:r>
      <w:r>
        <w:t xml:space="preserve">ourquoi ? </w:t>
      </w:r>
      <w:r w:rsidR="00BE5EDB">
        <w:t>Comme la première étape interroge nécessairement des t</w:t>
      </w:r>
      <w:r w:rsidRPr="001F6ED5">
        <w:t>ables ORACLE,</w:t>
      </w:r>
      <w:r w:rsidR="00BE5EDB">
        <w:t xml:space="preserve"> seul le langage SQL est compris. Il est alors possible de requêter via </w:t>
      </w:r>
      <w:proofErr w:type="gramStart"/>
      <w:r w:rsidR="00BE5EDB">
        <w:t>une</w:t>
      </w:r>
      <w:proofErr w:type="gramEnd"/>
      <w:r w:rsidR="00BE5EDB">
        <w:t xml:space="preserve"> proc SQL SAS (qui sera traduite dans ORACLE), ou directement via une proc SQL Oracle.</w:t>
      </w:r>
      <w:r w:rsidR="00BE5EDB" w:rsidRPr="001F6ED5" w:rsidDel="00BE5EDB">
        <w:t xml:space="preserve"> </w:t>
      </w:r>
    </w:p>
    <w:p w:rsidR="001F6ED5" w:rsidRDefault="001F6ED5" w:rsidP="001F6ED5">
      <w:pPr>
        <w:pStyle w:val="Sansinterligne"/>
      </w:pPr>
      <w:r w:rsidRPr="001F6ED5">
        <w:t>Une fois qu’on est sur l’environnement SAS (</w:t>
      </w:r>
      <w:proofErr w:type="spellStart"/>
      <w:r w:rsidRPr="001F6ED5">
        <w:t>Work</w:t>
      </w:r>
      <w:proofErr w:type="spellEnd"/>
      <w:r w:rsidRPr="001F6ED5">
        <w:t xml:space="preserve"> ou Sasdata1), on peut faire des étapes data</w:t>
      </w:r>
      <w:r w:rsidR="00BE5EDB">
        <w:t>.</w:t>
      </w:r>
    </w:p>
    <w:p w:rsidR="00BE5EDB" w:rsidRPr="001F6ED5" w:rsidRDefault="00BE5EDB" w:rsidP="001F6ED5">
      <w:pPr>
        <w:pStyle w:val="Sansinterligne"/>
      </w:pPr>
    </w:p>
    <w:p w:rsidR="001F6ED5" w:rsidRPr="001F6ED5" w:rsidRDefault="001F6ED5" w:rsidP="001F6ED5">
      <w:pPr>
        <w:pStyle w:val="Sansinterligne"/>
      </w:pPr>
      <w:r w:rsidRPr="001F6ED5">
        <w:t>Exemple d’architecture d’une requête SQL simple</w:t>
      </w:r>
      <w:r w:rsidR="00BE5EDB">
        <w:t xml:space="preserve"> (sous SAS)</w:t>
      </w:r>
    </w:p>
    <w:p w:rsidR="001F6ED5" w:rsidRPr="001F6ED5" w:rsidRDefault="001F6ED5" w:rsidP="001F6ED5">
      <w:pPr>
        <w:pStyle w:val="Sansinterligne"/>
        <w:rPr>
          <w:lang w:val="en-US"/>
        </w:rPr>
      </w:pPr>
      <w:r w:rsidRPr="001F6ED5">
        <w:rPr>
          <w:lang w:val="en-US"/>
        </w:rPr>
        <w:t xml:space="preserve">PROC SQL; </w:t>
      </w:r>
    </w:p>
    <w:p w:rsidR="001F6ED5" w:rsidRPr="001F6ED5" w:rsidRDefault="001F6ED5" w:rsidP="001F6ED5">
      <w:pPr>
        <w:pStyle w:val="Sansinterligne"/>
        <w:rPr>
          <w:lang w:val="en-US"/>
        </w:rPr>
      </w:pPr>
      <w:r w:rsidRPr="001F6ED5">
        <w:rPr>
          <w:lang w:val="en-US"/>
        </w:rPr>
        <w:tab/>
        <w:t xml:space="preserve">CREATE TABLE </w:t>
      </w:r>
      <w:proofErr w:type="spellStart"/>
      <w:r w:rsidRPr="001F6ED5">
        <w:rPr>
          <w:lang w:val="en-US"/>
        </w:rPr>
        <w:t>Work.Nom_Table_</w:t>
      </w:r>
      <w:r>
        <w:rPr>
          <w:lang w:val="en-US"/>
        </w:rPr>
        <w:t>travail</w:t>
      </w:r>
      <w:proofErr w:type="spellEnd"/>
      <w:r w:rsidRPr="001F6ED5">
        <w:rPr>
          <w:lang w:val="en-US"/>
        </w:rPr>
        <w:t xml:space="preserve"> AS</w:t>
      </w:r>
    </w:p>
    <w:p w:rsidR="001F6ED5" w:rsidRDefault="001F6ED5" w:rsidP="001F6ED5">
      <w:pPr>
        <w:pStyle w:val="Sansinterligne"/>
        <w:rPr>
          <w:lang w:val="en-US"/>
        </w:rPr>
      </w:pPr>
      <w:r w:rsidRPr="001F6ED5">
        <w:rPr>
          <w:lang w:val="en-US"/>
        </w:rPr>
        <w:tab/>
      </w:r>
      <w:r w:rsidRPr="001F6ED5">
        <w:rPr>
          <w:lang w:val="en-US"/>
        </w:rPr>
        <w:tab/>
        <w:t xml:space="preserve">SELECT </w:t>
      </w:r>
    </w:p>
    <w:p w:rsidR="001F6ED5" w:rsidRDefault="001F6ED5" w:rsidP="001F6ED5">
      <w:pPr>
        <w:pStyle w:val="Sansinterligne"/>
        <w:ind w:left="1416" w:firstLine="708"/>
        <w:rPr>
          <w:lang w:val="en-US"/>
        </w:rPr>
      </w:pPr>
      <w:r>
        <w:rPr>
          <w:lang w:val="en-US"/>
        </w:rPr>
        <w:t>tab.</w:t>
      </w:r>
      <w:r w:rsidRPr="001F6ED5">
        <w:rPr>
          <w:lang w:val="en-US"/>
        </w:rPr>
        <w:t xml:space="preserve">var_1, </w:t>
      </w:r>
    </w:p>
    <w:p w:rsidR="001F6ED5" w:rsidRDefault="001F6ED5" w:rsidP="001F6ED5">
      <w:pPr>
        <w:pStyle w:val="Sansinterligne"/>
        <w:ind w:left="1416" w:firstLine="708"/>
        <w:rPr>
          <w:lang w:val="en-US"/>
        </w:rPr>
      </w:pPr>
      <w:r>
        <w:rPr>
          <w:lang w:val="en-US"/>
        </w:rPr>
        <w:t>tab.</w:t>
      </w:r>
      <w:r w:rsidRPr="001F6ED5">
        <w:rPr>
          <w:lang w:val="en-US"/>
        </w:rPr>
        <w:t xml:space="preserve">var_2, </w:t>
      </w:r>
    </w:p>
    <w:p w:rsidR="001F6ED5" w:rsidRDefault="001F6ED5" w:rsidP="001F6ED5">
      <w:pPr>
        <w:pStyle w:val="Sansinterligne"/>
        <w:ind w:left="1416" w:firstLine="708"/>
        <w:rPr>
          <w:lang w:val="en-US"/>
        </w:rPr>
      </w:pPr>
      <w:r w:rsidRPr="001F6ED5">
        <w:rPr>
          <w:lang w:val="en-US"/>
        </w:rPr>
        <w:t>… ,</w:t>
      </w:r>
    </w:p>
    <w:p w:rsidR="001F6ED5" w:rsidRPr="001F6ED5" w:rsidRDefault="001F6ED5" w:rsidP="001F6ED5">
      <w:pPr>
        <w:pStyle w:val="Sansinterligne"/>
        <w:ind w:left="1416" w:firstLine="708"/>
        <w:rPr>
          <w:lang w:val="en-US"/>
        </w:rPr>
      </w:pPr>
      <w:proofErr w:type="spellStart"/>
      <w:r>
        <w:rPr>
          <w:lang w:val="en-US"/>
        </w:rPr>
        <w:t>tab.</w:t>
      </w:r>
      <w:r w:rsidRPr="001F6ED5">
        <w:rPr>
          <w:lang w:val="en-US"/>
        </w:rPr>
        <w:t>var_n</w:t>
      </w:r>
      <w:proofErr w:type="spellEnd"/>
    </w:p>
    <w:p w:rsidR="001F6ED5" w:rsidRPr="001F6ED5" w:rsidRDefault="001F6ED5" w:rsidP="001F6ED5">
      <w:pPr>
        <w:pStyle w:val="Sansinterligne"/>
        <w:rPr>
          <w:lang w:val="en-US"/>
        </w:rPr>
      </w:pPr>
      <w:r>
        <w:rPr>
          <w:lang w:val="en-US"/>
        </w:rPr>
        <w:tab/>
      </w:r>
      <w:r>
        <w:rPr>
          <w:lang w:val="en-US"/>
        </w:rPr>
        <w:tab/>
        <w:t xml:space="preserve">FROM </w:t>
      </w:r>
      <w:proofErr w:type="spellStart"/>
      <w:r>
        <w:rPr>
          <w:lang w:val="en-US"/>
        </w:rPr>
        <w:t>o</w:t>
      </w:r>
      <w:r w:rsidRPr="001F6ED5">
        <w:rPr>
          <w:lang w:val="en-US"/>
        </w:rPr>
        <w:t>ravue.Nom_Table_Origine</w:t>
      </w:r>
      <w:proofErr w:type="spellEnd"/>
      <w:r>
        <w:rPr>
          <w:lang w:val="en-US"/>
        </w:rPr>
        <w:t xml:space="preserve"> tab</w:t>
      </w:r>
    </w:p>
    <w:p w:rsidR="001F6ED5" w:rsidRPr="006171FC" w:rsidRDefault="001F6ED5" w:rsidP="001F6ED5">
      <w:pPr>
        <w:pStyle w:val="Sansinterligne"/>
      </w:pPr>
      <w:r w:rsidRPr="001F6ED5">
        <w:rPr>
          <w:lang w:val="en-US"/>
        </w:rPr>
        <w:tab/>
      </w:r>
      <w:r w:rsidRPr="001F6ED5">
        <w:rPr>
          <w:lang w:val="en-US"/>
        </w:rPr>
        <w:tab/>
      </w:r>
      <w:r w:rsidRPr="006171FC">
        <w:t>WHERE &lt;var à filtrer&gt;;</w:t>
      </w:r>
    </w:p>
    <w:p w:rsidR="001F6ED5" w:rsidRPr="006171FC" w:rsidRDefault="001F6ED5" w:rsidP="001F6ED5">
      <w:pPr>
        <w:pStyle w:val="Sansinterligne"/>
      </w:pPr>
      <w:r w:rsidRPr="006171FC">
        <w:t>QUIT;</w:t>
      </w:r>
    </w:p>
    <w:p w:rsidR="003F658E" w:rsidRDefault="003F658E" w:rsidP="00EB6A4B">
      <w:pPr>
        <w:pStyle w:val="Titre1"/>
      </w:pPr>
      <w:bookmarkStart w:id="11" w:name="_Toc502825433"/>
      <w:r>
        <w:t>Repérage des bénéficiaires dans le SNIIRAM</w:t>
      </w:r>
      <w:bookmarkEnd w:id="11"/>
    </w:p>
    <w:p w:rsidR="00816F78" w:rsidRDefault="00816F78" w:rsidP="003F658E">
      <w:pPr>
        <w:autoSpaceDE w:val="0"/>
        <w:autoSpaceDN w:val="0"/>
        <w:adjustRightInd w:val="0"/>
        <w:spacing w:after="0" w:line="240" w:lineRule="auto"/>
        <w:jc w:val="both"/>
        <w:rPr>
          <w:b/>
          <w:bCs/>
        </w:rPr>
      </w:pPr>
      <w:r>
        <w:rPr>
          <w:b/>
          <w:bCs/>
        </w:rPr>
        <w:t>Différentes variables permettent d’identifier un individu dans le DCIR :</w:t>
      </w:r>
    </w:p>
    <w:p w:rsidR="003F658E" w:rsidRPr="00816F78" w:rsidRDefault="003F658E" w:rsidP="003F658E">
      <w:pPr>
        <w:autoSpaceDE w:val="0"/>
        <w:autoSpaceDN w:val="0"/>
        <w:adjustRightInd w:val="0"/>
        <w:spacing w:after="0" w:line="240" w:lineRule="auto"/>
        <w:jc w:val="both"/>
      </w:pPr>
      <w:r w:rsidRPr="00816F78">
        <w:rPr>
          <w:bCs/>
        </w:rPr>
        <w:lastRenderedPageBreak/>
        <w:t xml:space="preserve">1- </w:t>
      </w:r>
      <w:r w:rsidR="00816F78" w:rsidRPr="00816F78">
        <w:rPr>
          <w:bCs/>
        </w:rPr>
        <w:t xml:space="preserve">: </w:t>
      </w:r>
      <w:r w:rsidR="00816F78" w:rsidRPr="00816F78">
        <w:rPr>
          <w:bCs/>
          <w:color w:val="4F81BD" w:themeColor="accent1"/>
        </w:rPr>
        <w:t xml:space="preserve">BEN_NIR_PSA </w:t>
      </w:r>
      <w:r w:rsidR="00816F78">
        <w:rPr>
          <w:bCs/>
        </w:rPr>
        <w:t xml:space="preserve">= pseudo </w:t>
      </w:r>
      <w:proofErr w:type="spellStart"/>
      <w:r w:rsidR="00816F78">
        <w:rPr>
          <w:bCs/>
        </w:rPr>
        <w:t>Nir</w:t>
      </w:r>
      <w:proofErr w:type="spellEnd"/>
      <w:r w:rsidR="00816F78">
        <w:rPr>
          <w:bCs/>
        </w:rPr>
        <w:t xml:space="preserve"> du bénéficiaire</w:t>
      </w:r>
      <w:r w:rsidRPr="00816F78">
        <w:rPr>
          <w:bCs/>
        </w:rPr>
        <w:t xml:space="preserve"> (NIR Assuré + date naissance bénéficiaire + sexe bénéficiaire) </w:t>
      </w:r>
      <w:proofErr w:type="spellStart"/>
      <w:r w:rsidRPr="00816F78">
        <w:rPr>
          <w:i/>
          <w:iCs/>
        </w:rPr>
        <w:t>anonymisé</w:t>
      </w:r>
      <w:proofErr w:type="spellEnd"/>
      <w:r w:rsidRPr="00816F78">
        <w:rPr>
          <w:i/>
          <w:iCs/>
        </w:rPr>
        <w:t xml:space="preserve"> via FOIN 1 et FOIN 2 </w:t>
      </w:r>
    </w:p>
    <w:p w:rsidR="003F658E" w:rsidRPr="00816F78" w:rsidRDefault="003F658E" w:rsidP="003F658E">
      <w:pPr>
        <w:numPr>
          <w:ilvl w:val="0"/>
          <w:numId w:val="6"/>
        </w:numPr>
        <w:autoSpaceDE w:val="0"/>
        <w:autoSpaceDN w:val="0"/>
        <w:adjustRightInd w:val="0"/>
        <w:spacing w:after="0" w:line="240" w:lineRule="auto"/>
        <w:jc w:val="both"/>
      </w:pPr>
      <w:r w:rsidRPr="00816F78">
        <w:rPr>
          <w:bCs/>
        </w:rPr>
        <w:t>Pas unicité en cas d’enfant assuré par ses 2 parents</w:t>
      </w:r>
    </w:p>
    <w:p w:rsidR="003F658E" w:rsidRPr="00816F78" w:rsidRDefault="003F658E" w:rsidP="003F658E">
      <w:pPr>
        <w:numPr>
          <w:ilvl w:val="0"/>
          <w:numId w:val="6"/>
        </w:numPr>
        <w:autoSpaceDE w:val="0"/>
        <w:autoSpaceDN w:val="0"/>
        <w:adjustRightInd w:val="0"/>
        <w:spacing w:after="0" w:line="240" w:lineRule="auto"/>
        <w:jc w:val="both"/>
      </w:pPr>
      <w:r w:rsidRPr="00816F78">
        <w:rPr>
          <w:bCs/>
        </w:rPr>
        <w:t xml:space="preserve">Pas de suivi possible lorsque le bénéficiaire devient ouvreur de droit : un adolescent (assuré par un parent) devenant étudiant (assuré par lui-même), un salarié devenant dépendant de / assuré par son conjoint….) </w:t>
      </w:r>
    </w:p>
    <w:p w:rsidR="003F658E" w:rsidRPr="00816F78" w:rsidRDefault="003F658E" w:rsidP="003F658E">
      <w:pPr>
        <w:numPr>
          <w:ilvl w:val="0"/>
          <w:numId w:val="6"/>
        </w:numPr>
        <w:autoSpaceDE w:val="0"/>
        <w:autoSpaceDN w:val="0"/>
        <w:adjustRightInd w:val="0"/>
        <w:spacing w:after="0" w:line="240" w:lineRule="auto"/>
        <w:jc w:val="both"/>
      </w:pPr>
      <w:r w:rsidRPr="00816F78">
        <w:rPr>
          <w:bCs/>
        </w:rPr>
        <w:t xml:space="preserve">Pas unicité en cas de jumeaux de même sexe. La variable rang gémellaire BEN_RNG_GEM pour distinguer les jumeaux de même sexe </w:t>
      </w:r>
    </w:p>
    <w:p w:rsidR="003F658E" w:rsidRPr="00816F78" w:rsidRDefault="003F658E" w:rsidP="003F658E">
      <w:pPr>
        <w:numPr>
          <w:ilvl w:val="0"/>
          <w:numId w:val="6"/>
        </w:numPr>
        <w:autoSpaceDE w:val="0"/>
        <w:autoSpaceDN w:val="0"/>
        <w:adjustRightInd w:val="0"/>
        <w:spacing w:after="0" w:line="240" w:lineRule="auto"/>
        <w:jc w:val="both"/>
      </w:pPr>
      <w:r w:rsidRPr="00816F78">
        <w:rPr>
          <w:bCs/>
        </w:rPr>
        <w:t>Seul chainage possible avec le PMSI = NIR_ANO_17 (= BEN_NIR_PSA)</w:t>
      </w:r>
    </w:p>
    <w:p w:rsidR="003F658E" w:rsidRPr="00816F78" w:rsidRDefault="003F658E" w:rsidP="003F658E">
      <w:pPr>
        <w:autoSpaceDE w:val="0"/>
        <w:autoSpaceDN w:val="0"/>
        <w:adjustRightInd w:val="0"/>
        <w:spacing w:after="0" w:line="240" w:lineRule="auto"/>
        <w:jc w:val="both"/>
      </w:pPr>
      <w:r w:rsidRPr="00816F78">
        <w:rPr>
          <w:bCs/>
        </w:rPr>
        <w:t xml:space="preserve">2 - </w:t>
      </w:r>
      <w:r w:rsidR="00816F78" w:rsidRPr="00816F78">
        <w:rPr>
          <w:bCs/>
          <w:color w:val="4F81BD" w:themeColor="accent1"/>
        </w:rPr>
        <w:t>BEN_NIR_ANO</w:t>
      </w:r>
      <w:r w:rsidR="00816F78" w:rsidRPr="00816F78">
        <w:rPr>
          <w:bCs/>
        </w:rPr>
        <w:t xml:space="preserve"> </w:t>
      </w:r>
      <w:r w:rsidR="00816F78">
        <w:rPr>
          <w:bCs/>
        </w:rPr>
        <w:t xml:space="preserve">= </w:t>
      </w:r>
      <w:proofErr w:type="spellStart"/>
      <w:r w:rsidR="00816F78">
        <w:rPr>
          <w:bCs/>
        </w:rPr>
        <w:t>Nir</w:t>
      </w:r>
      <w:proofErr w:type="spellEnd"/>
      <w:r w:rsidR="00816F78">
        <w:rPr>
          <w:bCs/>
        </w:rPr>
        <w:t xml:space="preserve"> </w:t>
      </w:r>
      <w:proofErr w:type="spellStart"/>
      <w:r w:rsidR="00816F78">
        <w:rPr>
          <w:bCs/>
        </w:rPr>
        <w:t>anonymisé</w:t>
      </w:r>
      <w:proofErr w:type="spellEnd"/>
      <w:r w:rsidR="00816F78">
        <w:rPr>
          <w:bCs/>
        </w:rPr>
        <w:t xml:space="preserve"> du bénéficiaire,</w:t>
      </w:r>
      <w:r w:rsidRPr="00816F78">
        <w:rPr>
          <w:bCs/>
        </w:rPr>
        <w:t xml:space="preserve"> </w:t>
      </w:r>
      <w:r w:rsidRPr="00816F78">
        <w:rPr>
          <w:bCs/>
          <w:u w:val="single"/>
        </w:rPr>
        <w:t>unique</w:t>
      </w:r>
      <w:r w:rsidRPr="00816F78">
        <w:rPr>
          <w:bCs/>
        </w:rPr>
        <w:t xml:space="preserve"> </w:t>
      </w:r>
    </w:p>
    <w:p w:rsidR="00816F78" w:rsidRDefault="003F658E" w:rsidP="003F658E">
      <w:pPr>
        <w:autoSpaceDE w:val="0"/>
        <w:autoSpaceDN w:val="0"/>
        <w:adjustRightInd w:val="0"/>
        <w:spacing w:after="0" w:line="240" w:lineRule="auto"/>
        <w:jc w:val="both"/>
        <w:rPr>
          <w:bCs/>
        </w:rPr>
      </w:pPr>
      <w:r w:rsidRPr="00816F78">
        <w:rPr>
          <w:bCs/>
        </w:rPr>
        <w:t xml:space="preserve">3 - </w:t>
      </w:r>
      <w:r w:rsidR="00816F78" w:rsidRPr="00816F78">
        <w:rPr>
          <w:bCs/>
          <w:color w:val="4F81BD" w:themeColor="accent1"/>
        </w:rPr>
        <w:t>BEN_IDT_ANO</w:t>
      </w:r>
      <w:r w:rsidR="00816F78" w:rsidRPr="00816F78">
        <w:rPr>
          <w:bCs/>
        </w:rPr>
        <w:t xml:space="preserve"> </w:t>
      </w:r>
      <w:r w:rsidR="00816F78">
        <w:rPr>
          <w:bCs/>
        </w:rPr>
        <w:t xml:space="preserve">= </w:t>
      </w:r>
      <w:r w:rsidRPr="00816F78">
        <w:rPr>
          <w:bCs/>
        </w:rPr>
        <w:t xml:space="preserve">identifiant synthétique du bénéficiaire : </w:t>
      </w:r>
    </w:p>
    <w:p w:rsidR="00816F78" w:rsidRDefault="00816F78" w:rsidP="00816F78">
      <w:pPr>
        <w:autoSpaceDE w:val="0"/>
        <w:autoSpaceDN w:val="0"/>
        <w:adjustRightInd w:val="0"/>
        <w:spacing w:after="0" w:line="240" w:lineRule="auto"/>
        <w:ind w:firstLine="708"/>
        <w:jc w:val="both"/>
        <w:rPr>
          <w:bCs/>
        </w:rPr>
      </w:pPr>
      <w:r>
        <w:rPr>
          <w:bCs/>
        </w:rPr>
        <w:t>-</w:t>
      </w:r>
      <w:r w:rsidR="003F658E" w:rsidRPr="00816F78">
        <w:rPr>
          <w:bCs/>
        </w:rPr>
        <w:t xml:space="preserve"> BEN_NIR_ANO s’il existe </w:t>
      </w:r>
    </w:p>
    <w:p w:rsidR="00816F78" w:rsidRPr="00816F78" w:rsidRDefault="00816F78" w:rsidP="00816F78">
      <w:pPr>
        <w:autoSpaceDE w:val="0"/>
        <w:autoSpaceDN w:val="0"/>
        <w:adjustRightInd w:val="0"/>
        <w:spacing w:after="0" w:line="240" w:lineRule="auto"/>
        <w:ind w:firstLine="708"/>
        <w:jc w:val="both"/>
        <w:rPr>
          <w:bCs/>
        </w:rPr>
      </w:pPr>
      <w:r>
        <w:rPr>
          <w:bCs/>
        </w:rPr>
        <w:t xml:space="preserve">- </w:t>
      </w:r>
      <w:r w:rsidR="003F658E" w:rsidRPr="00816F78">
        <w:rPr>
          <w:bCs/>
        </w:rPr>
        <w:t xml:space="preserve">BEN_NIR_PSA </w:t>
      </w:r>
      <w:r w:rsidR="003F658E" w:rsidRPr="00816F78">
        <w:rPr>
          <w:bCs/>
        </w:rPr>
        <w:sym w:font="Symbol" w:char="00EA"/>
      </w:r>
      <w:r w:rsidR="003F658E" w:rsidRPr="00816F78">
        <w:rPr>
          <w:bCs/>
        </w:rPr>
        <w:sym w:font="Symbol" w:char="00EA"/>
      </w:r>
      <w:r w:rsidR="003F658E" w:rsidRPr="00816F78">
        <w:rPr>
          <w:bCs/>
        </w:rPr>
        <w:t>BEN_RNG_GEM</w:t>
      </w:r>
      <w:r w:rsidRPr="00816F78">
        <w:rPr>
          <w:bCs/>
        </w:rPr>
        <w:t xml:space="preserve"> sinon</w:t>
      </w:r>
      <w:r w:rsidR="003F658E" w:rsidRPr="00816F78">
        <w:rPr>
          <w:bCs/>
        </w:rPr>
        <w:t xml:space="preserve">; </w:t>
      </w:r>
    </w:p>
    <w:p w:rsidR="003F658E" w:rsidRPr="00BC12FD" w:rsidRDefault="003F658E" w:rsidP="00816F78">
      <w:pPr>
        <w:autoSpaceDE w:val="0"/>
        <w:autoSpaceDN w:val="0"/>
        <w:adjustRightInd w:val="0"/>
        <w:spacing w:after="0" w:line="240" w:lineRule="auto"/>
        <w:ind w:firstLine="708"/>
        <w:jc w:val="both"/>
        <w:rPr>
          <w:lang w:val="en-US"/>
        </w:rPr>
      </w:pPr>
      <w:proofErr w:type="gramStart"/>
      <w:r w:rsidRPr="00BC12FD">
        <w:rPr>
          <w:bCs/>
          <w:lang w:val="en-US"/>
        </w:rPr>
        <w:t>info</w:t>
      </w:r>
      <w:proofErr w:type="gramEnd"/>
      <w:r w:rsidRPr="00BC12FD">
        <w:rPr>
          <w:bCs/>
          <w:lang w:val="en-US"/>
        </w:rPr>
        <w:t xml:space="preserve"> </w:t>
      </w:r>
      <w:proofErr w:type="spellStart"/>
      <w:r w:rsidRPr="00BC12FD">
        <w:rPr>
          <w:bCs/>
          <w:lang w:val="en-US"/>
        </w:rPr>
        <w:t>topée</w:t>
      </w:r>
      <w:proofErr w:type="spellEnd"/>
      <w:r w:rsidRPr="00BC12FD">
        <w:rPr>
          <w:bCs/>
          <w:lang w:val="en-US"/>
        </w:rPr>
        <w:t xml:space="preserve"> par BEN_IDT_TOP </w:t>
      </w:r>
    </w:p>
    <w:p w:rsidR="001F6ED5" w:rsidRPr="00BC12FD" w:rsidRDefault="001F6ED5" w:rsidP="003F658E">
      <w:pPr>
        <w:autoSpaceDE w:val="0"/>
        <w:autoSpaceDN w:val="0"/>
        <w:adjustRightInd w:val="0"/>
        <w:spacing w:after="0" w:line="240" w:lineRule="auto"/>
        <w:jc w:val="both"/>
        <w:rPr>
          <w:b/>
          <w:lang w:val="en-US"/>
        </w:rPr>
      </w:pPr>
    </w:p>
    <w:p w:rsidR="00ED3E87" w:rsidRDefault="00816F78" w:rsidP="003F658E">
      <w:pPr>
        <w:autoSpaceDE w:val="0"/>
        <w:autoSpaceDN w:val="0"/>
        <w:adjustRightInd w:val="0"/>
        <w:spacing w:after="0" w:line="240" w:lineRule="auto"/>
        <w:jc w:val="both"/>
      </w:pPr>
      <w:r w:rsidRPr="001F6ED5">
        <w:rPr>
          <w:b/>
        </w:rPr>
        <w:t>BILAN</w:t>
      </w:r>
      <w:r>
        <w:t xml:space="preserve"> : Il faut préférer </w:t>
      </w:r>
      <w:r w:rsidRPr="008156AF">
        <w:rPr>
          <w:bCs/>
          <w:color w:val="4F81BD" w:themeColor="accent1"/>
        </w:rPr>
        <w:t>BEN_IDT_ANO</w:t>
      </w:r>
      <w:r>
        <w:t xml:space="preserve"> (d’ailleurs le seul présent dans le DCIRS) mais vérifier avec le </w:t>
      </w:r>
      <w:r w:rsidRPr="008156AF">
        <w:rPr>
          <w:bCs/>
          <w:color w:val="4F81BD" w:themeColor="accent1"/>
        </w:rPr>
        <w:t>BEN_IDT_TOP</w:t>
      </w:r>
      <w:r>
        <w:t xml:space="preserve"> qu’il n’y ait pas une trop grande proportion de </w:t>
      </w:r>
      <w:r w:rsidRPr="008156AF">
        <w:rPr>
          <w:bCs/>
          <w:color w:val="4F81BD" w:themeColor="accent1"/>
        </w:rPr>
        <w:t>BEN_IDT_TOP</w:t>
      </w:r>
      <w:r>
        <w:t>=0</w:t>
      </w:r>
      <w:r w:rsidR="00CE4606">
        <w:t xml:space="preserve">. En effet, lorsque </w:t>
      </w:r>
      <w:r>
        <w:t xml:space="preserve"> </w:t>
      </w:r>
      <w:r w:rsidR="00CE4606" w:rsidRPr="008156AF">
        <w:rPr>
          <w:bCs/>
          <w:color w:val="4F81BD" w:themeColor="accent1"/>
        </w:rPr>
        <w:t>BEN_IDT_TOP</w:t>
      </w:r>
      <w:r w:rsidR="00CE4606">
        <w:t xml:space="preserve"> est égal à 0, </w:t>
      </w:r>
      <w:r w:rsidR="00CE4606" w:rsidRPr="00816F78">
        <w:rPr>
          <w:bCs/>
          <w:color w:val="4F81BD" w:themeColor="accent1"/>
        </w:rPr>
        <w:t>BEN_IDT_ANO</w:t>
      </w:r>
      <w:r w:rsidR="00CE4606">
        <w:rPr>
          <w:bCs/>
          <w:color w:val="4F81BD" w:themeColor="accent1"/>
        </w:rPr>
        <w:t xml:space="preserve"> </w:t>
      </w:r>
      <w:r w:rsidR="00CE4606" w:rsidRPr="008156AF">
        <w:rPr>
          <w:bCs/>
        </w:rPr>
        <w:t>est construit avec</w:t>
      </w:r>
      <w:r w:rsidRPr="008156AF">
        <w:t xml:space="preserve"> </w:t>
      </w:r>
      <w:r w:rsidRPr="008156AF">
        <w:rPr>
          <w:bCs/>
          <w:color w:val="4F81BD" w:themeColor="accent1"/>
        </w:rPr>
        <w:t>BEN_NIR_PSA</w:t>
      </w:r>
      <w:r w:rsidR="00CE4606">
        <w:t xml:space="preserve"> ce qui peut créer des doublons (voir ci-dessus</w:t>
      </w:r>
      <w:r>
        <w:t>).</w:t>
      </w:r>
    </w:p>
    <w:p w:rsidR="00CE4606" w:rsidRPr="00232393" w:rsidRDefault="00CE4606" w:rsidP="003F658E">
      <w:pPr>
        <w:autoSpaceDE w:val="0"/>
        <w:autoSpaceDN w:val="0"/>
        <w:adjustRightInd w:val="0"/>
        <w:spacing w:after="0" w:line="240" w:lineRule="auto"/>
        <w:jc w:val="both"/>
      </w:pPr>
    </w:p>
    <w:p w:rsidR="001F6ED5" w:rsidRPr="001F6ED5" w:rsidRDefault="001F6ED5" w:rsidP="001F6ED5">
      <w:pPr>
        <w:pStyle w:val="Lgende"/>
        <w:keepNext/>
        <w:jc w:val="both"/>
        <w:rPr>
          <w:color w:val="auto"/>
        </w:rPr>
      </w:pPr>
      <w:r w:rsidRPr="001F6ED5">
        <w:rPr>
          <w:color w:val="auto"/>
        </w:rPr>
        <w:t xml:space="preserve">Figure </w:t>
      </w:r>
      <w:r w:rsidRPr="001F6ED5">
        <w:rPr>
          <w:color w:val="auto"/>
        </w:rPr>
        <w:fldChar w:fldCharType="begin"/>
      </w:r>
      <w:r w:rsidRPr="001F6ED5">
        <w:rPr>
          <w:color w:val="auto"/>
        </w:rPr>
        <w:instrText xml:space="preserve"> SEQ Figure \* ARABIC </w:instrText>
      </w:r>
      <w:r w:rsidRPr="001F6ED5">
        <w:rPr>
          <w:color w:val="auto"/>
        </w:rPr>
        <w:fldChar w:fldCharType="separate"/>
      </w:r>
      <w:r w:rsidRPr="001F6ED5">
        <w:rPr>
          <w:noProof/>
          <w:color w:val="auto"/>
        </w:rPr>
        <w:t>4</w:t>
      </w:r>
      <w:r w:rsidRPr="001F6ED5">
        <w:rPr>
          <w:color w:val="auto"/>
        </w:rPr>
        <w:fldChar w:fldCharType="end"/>
      </w:r>
      <w:r w:rsidRPr="001F6ED5">
        <w:rPr>
          <w:color w:val="auto"/>
        </w:rPr>
        <w:t xml:space="preserve"> - Décomposition des différents identifiants bénéficiaires</w:t>
      </w:r>
    </w:p>
    <w:p w:rsidR="003F658E" w:rsidRPr="00F3331D" w:rsidRDefault="003F658E" w:rsidP="003F658E">
      <w:pPr>
        <w:autoSpaceDE w:val="0"/>
        <w:autoSpaceDN w:val="0"/>
        <w:adjustRightInd w:val="0"/>
        <w:spacing w:after="0" w:line="240" w:lineRule="auto"/>
        <w:jc w:val="both"/>
      </w:pPr>
      <w:r w:rsidRPr="003F658E">
        <w:rPr>
          <w:noProof/>
          <w:lang w:eastAsia="fr-FR"/>
        </w:rPr>
        <w:drawing>
          <wp:inline distT="0" distB="0" distL="0" distR="0" wp14:anchorId="323325D6" wp14:editId="6F3F632C">
            <wp:extent cx="5498275" cy="2964252"/>
            <wp:effectExtent l="0" t="0" r="7620" b="762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8" cstate="print"/>
                    <a:srcRect b="14563"/>
                    <a:stretch>
                      <a:fillRect/>
                    </a:stretch>
                  </pic:blipFill>
                  <pic:spPr bwMode="auto">
                    <a:xfrm>
                      <a:off x="0" y="0"/>
                      <a:ext cx="5509421" cy="2970261"/>
                    </a:xfrm>
                    <a:prstGeom prst="rect">
                      <a:avLst/>
                    </a:prstGeom>
                    <a:noFill/>
                    <a:ln w="9525">
                      <a:noFill/>
                      <a:miter lim="800000"/>
                      <a:headEnd/>
                      <a:tailEnd/>
                    </a:ln>
                  </pic:spPr>
                </pic:pic>
              </a:graphicData>
            </a:graphic>
          </wp:inline>
        </w:drawing>
      </w:r>
    </w:p>
    <w:p w:rsidR="00ED3E87" w:rsidRDefault="00ED3E87" w:rsidP="00EB6A4B">
      <w:pPr>
        <w:pStyle w:val="Titre1"/>
      </w:pPr>
      <w:bookmarkStart w:id="12" w:name="_Toc502825434"/>
      <w:r>
        <w:t>Travailler sur le SNIIRAM avant 2013</w:t>
      </w:r>
      <w:bookmarkEnd w:id="12"/>
    </w:p>
    <w:p w:rsidR="00ED3E87" w:rsidRPr="006171FC" w:rsidRDefault="001F6ED5" w:rsidP="00ED3E87">
      <w:r>
        <w:t xml:space="preserve">Dans ORAVUE, on trouve également les tables </w:t>
      </w:r>
      <w:r w:rsidR="00ED3E87" w:rsidRPr="001F6ED5">
        <w:t xml:space="preserve">ER_XXX_F_2008 … </w:t>
      </w:r>
      <w:r w:rsidR="00ED3E87" w:rsidRPr="006171FC">
        <w:t>ER_XXX_F_2012</w:t>
      </w:r>
    </w:p>
    <w:p w:rsidR="00ED3E87" w:rsidRPr="00ED3E87" w:rsidRDefault="00ED3E87" w:rsidP="00ED3E87">
      <w:r w:rsidRPr="00ED3E87">
        <w:t>Pour cibler les soins effectués en 2008, il ne suffit pas d’interroger la table ER_PRS_F_2008 car :</w:t>
      </w:r>
    </w:p>
    <w:p w:rsidR="00ED3E87" w:rsidRPr="00ED3E87" w:rsidRDefault="00ED3E87" w:rsidP="00ED3E87">
      <w:r w:rsidRPr="00ED3E87">
        <w:t>- Elle contient des soins</w:t>
      </w:r>
      <w:r w:rsidR="00515B17">
        <w:t xml:space="preserve"> remboursés</w:t>
      </w:r>
      <w:r w:rsidRPr="00ED3E87">
        <w:t xml:space="preserve"> jusqu’au 31 décembre 2008, donc potentiellement des soins effectués avant le 1er Janvier 2008 </w:t>
      </w:r>
      <w:r w:rsidR="002464E5">
        <w:t xml:space="preserve">-&gt; </w:t>
      </w:r>
      <w:r w:rsidRPr="00ED3E87">
        <w:t xml:space="preserve"> Restriction de EXE_SOI_DTD de 01JAN2008 au 31DEC2008</w:t>
      </w:r>
    </w:p>
    <w:p w:rsidR="00ED3E87" w:rsidRDefault="00ED3E87" w:rsidP="00ED3E87">
      <w:r w:rsidRPr="00ED3E87">
        <w:lastRenderedPageBreak/>
        <w:t xml:space="preserve">- Une partie non négligeable des soins de 2008 apparaitront dans ER_PRS_F_2009 car mis à disposition dans le SNIIRAM à partir de 01FEB2009 (environ 10%, surtout </w:t>
      </w:r>
      <w:r w:rsidR="002464E5">
        <w:t xml:space="preserve">pour les soins de fin d’année) -&gt; </w:t>
      </w:r>
      <w:r w:rsidRPr="00ED3E87">
        <w:t>Interroger aussi ER_PRS_F_2009 en appliquant la restriction ci-dessus</w:t>
      </w:r>
    </w:p>
    <w:p w:rsidR="001F6ED5" w:rsidRDefault="001F6ED5" w:rsidP="001F6ED5">
      <w:pPr>
        <w:pStyle w:val="Titre1"/>
        <w:rPr>
          <w:ins w:id="13" w:author="DUBOST, Claire-Lise (DREES/OSAM/BESP)" w:date="2018-01-04T10:34:00Z"/>
        </w:rPr>
      </w:pPr>
      <w:bookmarkStart w:id="14" w:name="_Toc502825435"/>
      <w:r>
        <w:t>La gestion des dates</w:t>
      </w:r>
      <w:bookmarkEnd w:id="14"/>
    </w:p>
    <w:p w:rsidR="00EB0894" w:rsidRDefault="00EB0894" w:rsidP="008156AF">
      <w:pPr>
        <w:jc w:val="both"/>
      </w:pPr>
      <w:r>
        <w:t xml:space="preserve">Les dates sont cruciales dans le SNIIRAM puisqu’elles jouent le rôle de « variable de partitionnement », cela signifie qu’elles constituent une clé de découpage des tables contenant les soins et vont permettre d’optimiser le temps de requête. </w:t>
      </w:r>
    </w:p>
    <w:p w:rsidR="00EB0894" w:rsidRPr="00EB0894" w:rsidRDefault="00EB0894" w:rsidP="00EF335E">
      <w:pPr>
        <w:keepNext/>
        <w:jc w:val="both"/>
      </w:pPr>
      <w:r w:rsidRPr="008156AF">
        <w:rPr>
          <w:u w:val="single"/>
        </w:rPr>
        <w:t>Dans le DCIR</w:t>
      </w:r>
      <w:r>
        <w:t xml:space="preserve">, la variable de partitionnement est </w:t>
      </w:r>
      <w:r w:rsidR="00707A36" w:rsidRPr="008156AF">
        <w:rPr>
          <w:bCs/>
          <w:color w:val="4F81BD" w:themeColor="accent1"/>
        </w:rPr>
        <w:t>FLX_DIS_DTD</w:t>
      </w:r>
      <w:r>
        <w:t>, correspondant à la date de mise à disposition de l’information dans la base de données. Elle est toujours codée au 1</w:t>
      </w:r>
      <w:r w:rsidRPr="00EB0894">
        <w:rPr>
          <w:vertAlign w:val="superscript"/>
        </w:rPr>
        <w:t>er</w:t>
      </w:r>
      <w:r>
        <w:t xml:space="preserve"> du mois et prend le format suivant : </w:t>
      </w:r>
      <w:r w:rsidRPr="00EB0894">
        <w:t>18APR2013:00:00:00</w:t>
      </w:r>
      <w:r>
        <w:t>. Il est donc indispensable de mettre dans une requête sur le DCIR une date minimale de remontée de soins</w:t>
      </w:r>
      <w:r w:rsidR="00EF335E">
        <w:t xml:space="preserve">, par exemple </w:t>
      </w:r>
      <w:r w:rsidRPr="00EF335E">
        <w:t> </w:t>
      </w:r>
      <w:r w:rsidRPr="00EF335E">
        <w:rPr>
          <w:color w:val="948A54" w:themeColor="background2" w:themeShade="80"/>
        </w:rPr>
        <w:t xml:space="preserve">WHERE </w:t>
      </w:r>
      <w:proofErr w:type="spellStart"/>
      <w:r w:rsidRPr="00EF335E">
        <w:rPr>
          <w:color w:val="948A54" w:themeColor="background2" w:themeShade="80"/>
        </w:rPr>
        <w:t>flx_dis_dtd</w:t>
      </w:r>
      <w:proofErr w:type="spellEnd"/>
      <w:r w:rsidRPr="00EF335E">
        <w:rPr>
          <w:color w:val="948A54" w:themeColor="background2" w:themeShade="80"/>
        </w:rPr>
        <w:t xml:space="preserve"> &gt;= “01jan2013:00:00:00”</w:t>
      </w:r>
      <w:r w:rsidR="00EF335E" w:rsidRPr="00EF335E">
        <w:rPr>
          <w:color w:val="948A54" w:themeColor="background2" w:themeShade="80"/>
        </w:rPr>
        <w:t xml:space="preserve">. </w:t>
      </w:r>
      <w:r w:rsidR="008156AF">
        <w:t>Mais il est</w:t>
      </w:r>
      <w:r w:rsidRPr="00EB0894">
        <w:t xml:space="preserve"> également fortement recommandé de découper sa requ</w:t>
      </w:r>
      <w:r>
        <w:t xml:space="preserve">ête pour chaque mois de mise à disposition des données, ce qui fait tourner la requête sur un plus petit nombre de lignes. </w:t>
      </w:r>
      <w:r w:rsidR="00EF335E">
        <w:t xml:space="preserve">Les fonctions </w:t>
      </w:r>
      <w:proofErr w:type="spellStart"/>
      <w:proofErr w:type="gramStart"/>
      <w:r w:rsidR="00EF335E">
        <w:t>year</w:t>
      </w:r>
      <w:proofErr w:type="spellEnd"/>
      <w:r w:rsidR="00EF335E">
        <w:t>(</w:t>
      </w:r>
      <w:proofErr w:type="gramEnd"/>
      <w:r w:rsidR="00EF335E">
        <w:t xml:space="preserve">) et </w:t>
      </w:r>
      <w:proofErr w:type="spellStart"/>
      <w:r w:rsidR="00EF335E">
        <w:t>month</w:t>
      </w:r>
      <w:proofErr w:type="spellEnd"/>
      <w:r w:rsidR="00EF335E">
        <w:t xml:space="preserve"> () fonctionnent avec cette variable et renvoient en numérique l’année ou le mois correspondant</w:t>
      </w:r>
      <w:r w:rsidR="00954973">
        <w:t>, cependant elles réduisent le temps de traitement et il faut donc limiter leur utilisation</w:t>
      </w:r>
      <w:r w:rsidR="00EF335E">
        <w:t xml:space="preserve">. </w:t>
      </w:r>
      <w:r>
        <w:t xml:space="preserve">Il existe </w:t>
      </w:r>
      <w:r w:rsidR="00EF335E">
        <w:t xml:space="preserve">également une macro présente </w:t>
      </w:r>
      <w:r>
        <w:t>dans les p</w:t>
      </w:r>
      <w:r w:rsidR="00EF335E">
        <w:t>rogrammes partagés qui perme</w:t>
      </w:r>
      <w:r>
        <w:t>t de parcourir un an et demi de donn</w:t>
      </w:r>
      <w:r w:rsidR="008156AF">
        <w:t xml:space="preserve">ées mises à disposition (permet d’obtenir un an de soins). </w:t>
      </w:r>
    </w:p>
    <w:p w:rsidR="00707A36" w:rsidRDefault="00EB0894" w:rsidP="00EB0894">
      <w:pPr>
        <w:jc w:val="both"/>
      </w:pPr>
      <w:r w:rsidRPr="008156AF">
        <w:rPr>
          <w:u w:val="single"/>
        </w:rPr>
        <w:t>Dans le DCIRS</w:t>
      </w:r>
      <w:r>
        <w:t xml:space="preserve">, la variable de partitionnement est la date de soins, soit </w:t>
      </w:r>
      <w:r w:rsidRPr="008156AF">
        <w:rPr>
          <w:bCs/>
          <w:color w:val="4F81BD" w:themeColor="accent1"/>
        </w:rPr>
        <w:t>EXE_SOI_DTD</w:t>
      </w:r>
      <w:r>
        <w:t xml:space="preserve"> pour la date au jour près, ou </w:t>
      </w:r>
      <w:r w:rsidRPr="008156AF">
        <w:rPr>
          <w:bCs/>
          <w:color w:val="4F81BD" w:themeColor="accent1"/>
        </w:rPr>
        <w:t>EXE_SOI_AMD</w:t>
      </w:r>
      <w:r>
        <w:t xml:space="preserve"> pour le mois et l’année de soins. </w:t>
      </w:r>
      <w:r w:rsidR="00EF335E">
        <w:t>EXE_SOI_DTD a le même format que FLX_DIS_DTD</w:t>
      </w:r>
      <w:bookmarkStart w:id="15" w:name="_GoBack"/>
      <w:bookmarkEnd w:id="15"/>
      <w:r w:rsidR="00EF335E">
        <w:t>. EXE_SOI_AMD est une variable caractères de type « AAAAMM »</w:t>
      </w:r>
      <w:r w:rsidR="003241DC">
        <w:t xml:space="preserve"> avec laquelle on peut </w:t>
      </w:r>
      <w:r w:rsidR="001A064D">
        <w:t xml:space="preserve">notamment utiliser la fonction </w:t>
      </w:r>
      <w:proofErr w:type="spellStart"/>
      <w:r w:rsidR="003241DC">
        <w:t>like</w:t>
      </w:r>
      <w:proofErr w:type="spellEnd"/>
      <w:r w:rsidR="00707A36">
        <w:t xml:space="preserve"> </w:t>
      </w:r>
      <w:r w:rsidR="003241DC">
        <w:t xml:space="preserve">qui permet de donner le début de la chaîne de caractères. Par exemple </w:t>
      </w:r>
      <w:r w:rsidR="001A064D">
        <w:rPr>
          <w:color w:val="948A54" w:themeColor="background2" w:themeShade="80"/>
        </w:rPr>
        <w:t xml:space="preserve">WHERE </w:t>
      </w:r>
      <w:proofErr w:type="spellStart"/>
      <w:r w:rsidR="001A064D">
        <w:rPr>
          <w:color w:val="948A54" w:themeColor="background2" w:themeShade="80"/>
        </w:rPr>
        <w:t>exe_soi_amd</w:t>
      </w:r>
      <w:proofErr w:type="spellEnd"/>
      <w:r w:rsidR="001A064D">
        <w:rPr>
          <w:color w:val="948A54" w:themeColor="background2" w:themeShade="80"/>
        </w:rPr>
        <w:t xml:space="preserve"> </w:t>
      </w:r>
      <w:proofErr w:type="spellStart"/>
      <w:r w:rsidR="003241DC" w:rsidRPr="003241DC">
        <w:rPr>
          <w:color w:val="948A54" w:themeColor="background2" w:themeShade="80"/>
        </w:rPr>
        <w:t>like</w:t>
      </w:r>
      <w:proofErr w:type="spellEnd"/>
      <w:r w:rsidR="003241DC" w:rsidRPr="003241DC">
        <w:rPr>
          <w:color w:val="948A54" w:themeColor="background2" w:themeShade="80"/>
        </w:rPr>
        <w:t xml:space="preserve"> « 2016</w:t>
      </w:r>
      <w:r w:rsidR="001A064D">
        <w:rPr>
          <w:color w:val="948A54" w:themeColor="background2" w:themeShade="80"/>
        </w:rPr>
        <w:t>%</w:t>
      </w:r>
      <w:r w:rsidR="003241DC" w:rsidRPr="003241DC">
        <w:rPr>
          <w:color w:val="948A54" w:themeColor="background2" w:themeShade="80"/>
        </w:rPr>
        <w:t> »</w:t>
      </w:r>
      <w:r w:rsidR="003241DC">
        <w:rPr>
          <w:color w:val="948A54" w:themeColor="background2" w:themeShade="80"/>
        </w:rPr>
        <w:t>.</w:t>
      </w:r>
    </w:p>
    <w:p w:rsidR="00707A36" w:rsidRDefault="003241DC" w:rsidP="00EB0894">
      <w:pPr>
        <w:jc w:val="both"/>
      </w:pPr>
      <w:r>
        <w:t xml:space="preserve">Pour plus de détails sur l’utilisation de ces dates et notamment le calcul de durées, la présentation du </w:t>
      </w:r>
      <w:hyperlink r:id="rId29" w:history="1">
        <w:r w:rsidRPr="003241DC">
          <w:rPr>
            <w:rStyle w:val="Lienhypertexte"/>
          </w:rPr>
          <w:t>Groupe Utilisateurs 5</w:t>
        </w:r>
      </w:hyperlink>
      <w:r>
        <w:t xml:space="preserve"> revient sur le format dates et les différentes fonctions selon l’utilisation dans SAS ou ORACLE.</w:t>
      </w:r>
    </w:p>
    <w:p w:rsidR="00EB6A4B" w:rsidRDefault="003F658E" w:rsidP="00EB6A4B">
      <w:pPr>
        <w:pStyle w:val="Titre1"/>
      </w:pPr>
      <w:bookmarkStart w:id="16" w:name="_Toc502825436"/>
      <w:r>
        <w:t>Des q</w:t>
      </w:r>
      <w:r w:rsidR="00EB6A4B">
        <w:t xml:space="preserve">uestions </w:t>
      </w:r>
      <w:r w:rsidR="00242162">
        <w:t>subsistant</w:t>
      </w:r>
      <w:r>
        <w:t xml:space="preserve"> </w:t>
      </w:r>
      <w:r w:rsidR="00EB6A4B">
        <w:t>sur l’utilisation du SNDS ou le choix des variables</w:t>
      </w:r>
      <w:r w:rsidR="008C2D52">
        <w:t> ?</w:t>
      </w:r>
      <w:bookmarkEnd w:id="16"/>
    </w:p>
    <w:p w:rsidR="00EB6A4B" w:rsidRPr="00EB6A4B" w:rsidRDefault="00EB6A4B" w:rsidP="003F658E">
      <w:pPr>
        <w:spacing w:after="0"/>
      </w:pPr>
      <w:r w:rsidRPr="00EB6A4B">
        <w:t xml:space="preserve">1) </w:t>
      </w:r>
      <w:r w:rsidR="003F658E">
        <w:t xml:space="preserve">Poser les questions aux utilisateurs plus familiers </w:t>
      </w:r>
      <w:r w:rsidRPr="00EB6A4B">
        <w:t xml:space="preserve"> </w:t>
      </w:r>
    </w:p>
    <w:p w:rsidR="00EB6A4B" w:rsidRPr="00EB6A4B" w:rsidRDefault="00EB6A4B" w:rsidP="003F658E">
      <w:pPr>
        <w:spacing w:after="0"/>
      </w:pPr>
      <w:r w:rsidRPr="00EB6A4B">
        <w:t xml:space="preserve">2) S’il s’agit d’une question sur les données, poster la question sur </w:t>
      </w:r>
      <w:r w:rsidRPr="00EB6A4B">
        <w:rPr>
          <w:b/>
          <w:bCs/>
        </w:rPr>
        <w:t xml:space="preserve">le forum </w:t>
      </w:r>
    </w:p>
    <w:p w:rsidR="00AA713B" w:rsidRPr="00EB6A4B" w:rsidRDefault="001D2A1B" w:rsidP="003F658E">
      <w:pPr>
        <w:numPr>
          <w:ilvl w:val="0"/>
          <w:numId w:val="13"/>
        </w:numPr>
        <w:spacing w:after="0"/>
      </w:pPr>
      <w:r w:rsidRPr="00EB6A4B">
        <w:t>Choisir SAS pour des questions sur les programmes et DCIR pour des questions sur les données</w:t>
      </w:r>
    </w:p>
    <w:p w:rsidR="00AA713B" w:rsidRPr="00EB6A4B" w:rsidRDefault="001D2A1B" w:rsidP="003F658E">
      <w:pPr>
        <w:numPr>
          <w:ilvl w:val="0"/>
          <w:numId w:val="13"/>
        </w:numPr>
        <w:spacing w:after="0"/>
      </w:pPr>
      <w:r w:rsidRPr="00EB6A4B">
        <w:t>Signer en indiquant son nom et la DREES</w:t>
      </w:r>
    </w:p>
    <w:p w:rsidR="00EB6A4B" w:rsidRPr="00EB6A4B" w:rsidRDefault="00EB6A4B" w:rsidP="003F658E">
      <w:pPr>
        <w:spacing w:after="0"/>
      </w:pPr>
      <w:r w:rsidRPr="00EB6A4B">
        <w:t xml:space="preserve">3) S’il s’agit d’un problème technique sur le portail: </w:t>
      </w:r>
      <w:r w:rsidRPr="00EB6A4B">
        <w:rPr>
          <w:b/>
          <w:bCs/>
        </w:rPr>
        <w:t xml:space="preserve">écrire au support national </w:t>
      </w:r>
      <w:r w:rsidRPr="00EB6A4B">
        <w:t>(</w:t>
      </w:r>
      <w:r w:rsidRPr="00EB6A4B">
        <w:rPr>
          <w:u w:val="single"/>
        </w:rPr>
        <w:t>support-national@cnamts.fr</w:t>
      </w:r>
      <w:r w:rsidRPr="00EB6A4B">
        <w:t>)</w:t>
      </w:r>
    </w:p>
    <w:p w:rsidR="00AA713B" w:rsidRPr="00EB6A4B" w:rsidRDefault="001D2A1B" w:rsidP="003F658E">
      <w:pPr>
        <w:spacing w:after="0"/>
        <w:ind w:left="360"/>
      </w:pPr>
      <w:r w:rsidRPr="00EB6A4B">
        <w:t>Le titre de l’email doit toujours être « création de demande » auquel on ajoute le nom du produit concerné (par exemple DCIRS)</w:t>
      </w:r>
      <w:r w:rsidR="003F658E">
        <w:t>. Dans le corps du mail, ajouter les éléments suivants :</w:t>
      </w:r>
    </w:p>
    <w:p w:rsidR="003F658E" w:rsidRDefault="003F658E" w:rsidP="003F658E">
      <w:pPr>
        <w:pStyle w:val="Sansinterligne"/>
        <w:ind w:left="360"/>
      </w:pPr>
      <w:r>
        <w:rPr>
          <w:b/>
          <w:bCs/>
        </w:rPr>
        <w:t>Le nom du domaine :</w:t>
      </w:r>
      <w:r>
        <w:t xml:space="preserve"> </w:t>
      </w:r>
      <w:r>
        <w:rPr>
          <w:i/>
          <w:iCs/>
        </w:rPr>
        <w:t xml:space="preserve">SNIIRAM/SNDS </w:t>
      </w:r>
    </w:p>
    <w:p w:rsidR="003F658E" w:rsidRDefault="003F658E" w:rsidP="003F658E">
      <w:pPr>
        <w:pStyle w:val="Sansinterligne"/>
        <w:ind w:left="360"/>
        <w:rPr>
          <w:b/>
          <w:bCs/>
        </w:rPr>
      </w:pPr>
      <w:r>
        <w:rPr>
          <w:b/>
          <w:bCs/>
        </w:rPr>
        <w:t xml:space="preserve">La description de la demande de support : </w:t>
      </w:r>
    </w:p>
    <w:p w:rsidR="003F658E" w:rsidRDefault="003F658E" w:rsidP="003F658E">
      <w:pPr>
        <w:pStyle w:val="Sansinterligne"/>
        <w:ind w:left="360"/>
      </w:pPr>
      <w:r>
        <w:lastRenderedPageBreak/>
        <w:t>Je ne me suis pas connectée depuis longtemps (avant le nouveau portail SNDS) et mon accès ne semble plus valide. Serait-il possible de réinitialiser mon mot de passe ?</w:t>
      </w:r>
    </w:p>
    <w:p w:rsidR="003F658E" w:rsidRDefault="003F658E" w:rsidP="003F658E">
      <w:pPr>
        <w:pStyle w:val="Sansinterligne"/>
        <w:ind w:left="360"/>
      </w:pPr>
      <w:r>
        <w:rPr>
          <w:b/>
          <w:bCs/>
        </w:rPr>
        <w:t>Type de produit</w:t>
      </w:r>
      <w:r>
        <w:t xml:space="preserve"> : </w:t>
      </w:r>
      <w:r>
        <w:rPr>
          <w:i/>
          <w:iCs/>
        </w:rPr>
        <w:t>SAS/BO</w:t>
      </w:r>
    </w:p>
    <w:p w:rsidR="003F658E" w:rsidRDefault="003F658E" w:rsidP="003F658E">
      <w:pPr>
        <w:pStyle w:val="Sansinterligne"/>
        <w:ind w:left="360"/>
      </w:pPr>
      <w:r>
        <w:rPr>
          <w:b/>
          <w:bCs/>
        </w:rPr>
        <w:t>L’urgence souhaitée</w:t>
      </w:r>
      <w:r>
        <w:t xml:space="preserve"> : </w:t>
      </w:r>
      <w:r>
        <w:rPr>
          <w:i/>
          <w:iCs/>
        </w:rPr>
        <w:t xml:space="preserve">Normal </w:t>
      </w:r>
    </w:p>
    <w:p w:rsidR="003F658E" w:rsidRDefault="003F658E" w:rsidP="003F658E">
      <w:pPr>
        <w:pStyle w:val="Sansinterligne"/>
        <w:ind w:left="360"/>
      </w:pPr>
      <w:r>
        <w:rPr>
          <w:b/>
          <w:bCs/>
        </w:rPr>
        <w:t>Impact utilisateur</w:t>
      </w:r>
      <w:r>
        <w:t xml:space="preserve"> : 1 personne concernée</w:t>
      </w:r>
    </w:p>
    <w:p w:rsidR="003F658E" w:rsidRDefault="003F658E" w:rsidP="003F658E">
      <w:pPr>
        <w:pStyle w:val="Sansinterligne"/>
        <w:ind w:left="360"/>
      </w:pPr>
      <w:r>
        <w:rPr>
          <w:b/>
          <w:bCs/>
        </w:rPr>
        <w:t>La confidentialité des informations du mail :</w:t>
      </w:r>
      <w:r>
        <w:t xml:space="preserve"> </w:t>
      </w:r>
      <w:r>
        <w:rPr>
          <w:i/>
          <w:iCs/>
        </w:rPr>
        <w:t xml:space="preserve">Public </w:t>
      </w:r>
    </w:p>
    <w:p w:rsidR="003F658E" w:rsidRDefault="003F658E" w:rsidP="003F658E">
      <w:pPr>
        <w:pStyle w:val="Sansinterligne"/>
        <w:ind w:left="360"/>
      </w:pPr>
      <w:r>
        <w:rPr>
          <w:b/>
          <w:bCs/>
        </w:rPr>
        <w:t>Vos coordonnées</w:t>
      </w:r>
      <w:r>
        <w:t xml:space="preserve"> (organisme/Nom Prénom/Téléphone) </w:t>
      </w:r>
      <w:r>
        <w:rPr>
          <w:highlight w:val="yellow"/>
        </w:rPr>
        <w:t xml:space="preserve">: </w:t>
      </w:r>
      <w:r>
        <w:rPr>
          <w:i/>
          <w:iCs/>
          <w:highlight w:val="yellow"/>
        </w:rPr>
        <w:t>DREES –</w:t>
      </w:r>
      <w:r>
        <w:rPr>
          <w:i/>
          <w:iCs/>
        </w:rPr>
        <w:t xml:space="preserve"> </w:t>
      </w:r>
      <w:proofErr w:type="spellStart"/>
      <w:r>
        <w:rPr>
          <w:i/>
          <w:iCs/>
        </w:rPr>
        <w:t>NomPrenom</w:t>
      </w:r>
      <w:proofErr w:type="spellEnd"/>
      <w:r>
        <w:rPr>
          <w:i/>
          <w:iCs/>
        </w:rPr>
        <w:t>-Tel </w:t>
      </w:r>
    </w:p>
    <w:p w:rsidR="003F658E" w:rsidRDefault="003F658E" w:rsidP="003F658E">
      <w:pPr>
        <w:pStyle w:val="Sansinterligne"/>
        <w:ind w:left="360"/>
      </w:pPr>
      <w:r>
        <w:rPr>
          <w:b/>
          <w:bCs/>
        </w:rPr>
        <w:t>Identifiant SNIIRAM/SNDS</w:t>
      </w:r>
      <w:r>
        <w:t xml:space="preserve"> : </w:t>
      </w:r>
      <w:r>
        <w:rPr>
          <w:i/>
          <w:iCs/>
          <w:highlight w:val="yellow"/>
        </w:rPr>
        <w:t>DUPONT-XXXX</w:t>
      </w:r>
      <w:r>
        <w:rPr>
          <w:i/>
          <w:iCs/>
        </w:rPr>
        <w:t xml:space="preserve"> </w:t>
      </w:r>
    </w:p>
    <w:p w:rsidR="003F658E" w:rsidRDefault="003F658E" w:rsidP="003F658E">
      <w:pPr>
        <w:pStyle w:val="Sansinterligne"/>
        <w:ind w:left="360"/>
      </w:pPr>
      <w:r>
        <w:rPr>
          <w:b/>
          <w:bCs/>
        </w:rPr>
        <w:t>Organisme et région de connexion</w:t>
      </w:r>
      <w:r>
        <w:t xml:space="preserve"> : </w:t>
      </w:r>
      <w:r>
        <w:rPr>
          <w:i/>
          <w:iCs/>
        </w:rPr>
        <w:t xml:space="preserve">DREES </w:t>
      </w:r>
    </w:p>
    <w:p w:rsidR="003F658E" w:rsidRDefault="003F658E" w:rsidP="003F658E">
      <w:pPr>
        <w:pStyle w:val="Sansinterligne"/>
        <w:ind w:left="360"/>
      </w:pPr>
      <w:r>
        <w:rPr>
          <w:b/>
          <w:bCs/>
        </w:rPr>
        <w:t> N° du profil de connexion</w:t>
      </w:r>
      <w:r>
        <w:t xml:space="preserve"> : </w:t>
      </w:r>
      <w:r>
        <w:rPr>
          <w:i/>
          <w:iCs/>
        </w:rPr>
        <w:t xml:space="preserve">Tous </w:t>
      </w:r>
    </w:p>
    <w:p w:rsidR="00EB6A4B" w:rsidRPr="00EB6A4B" w:rsidRDefault="00EB6A4B" w:rsidP="00EB6A4B"/>
    <w:sectPr w:rsidR="00EB6A4B" w:rsidRPr="00EB6A4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F7003F"/>
    <w:multiLevelType w:val="hybridMultilevel"/>
    <w:tmpl w:val="6292FE6C"/>
    <w:lvl w:ilvl="0" w:tplc="0BDA162A">
      <w:start w:val="1"/>
      <w:numFmt w:val="bullet"/>
      <w:lvlText w:val="•"/>
      <w:lvlJc w:val="left"/>
      <w:pPr>
        <w:tabs>
          <w:tab w:val="num" w:pos="720"/>
        </w:tabs>
        <w:ind w:left="720" w:hanging="360"/>
      </w:pPr>
      <w:rPr>
        <w:rFonts w:ascii="Arial" w:hAnsi="Arial" w:hint="default"/>
      </w:rPr>
    </w:lvl>
    <w:lvl w:ilvl="1" w:tplc="BF06C79E" w:tentative="1">
      <w:start w:val="1"/>
      <w:numFmt w:val="bullet"/>
      <w:lvlText w:val="•"/>
      <w:lvlJc w:val="left"/>
      <w:pPr>
        <w:tabs>
          <w:tab w:val="num" w:pos="1440"/>
        </w:tabs>
        <w:ind w:left="1440" w:hanging="360"/>
      </w:pPr>
      <w:rPr>
        <w:rFonts w:ascii="Arial" w:hAnsi="Arial" w:hint="default"/>
      </w:rPr>
    </w:lvl>
    <w:lvl w:ilvl="2" w:tplc="794603D4" w:tentative="1">
      <w:start w:val="1"/>
      <w:numFmt w:val="bullet"/>
      <w:lvlText w:val="•"/>
      <w:lvlJc w:val="left"/>
      <w:pPr>
        <w:tabs>
          <w:tab w:val="num" w:pos="2160"/>
        </w:tabs>
        <w:ind w:left="2160" w:hanging="360"/>
      </w:pPr>
      <w:rPr>
        <w:rFonts w:ascii="Arial" w:hAnsi="Arial" w:hint="default"/>
      </w:rPr>
    </w:lvl>
    <w:lvl w:ilvl="3" w:tplc="59AEECB0" w:tentative="1">
      <w:start w:val="1"/>
      <w:numFmt w:val="bullet"/>
      <w:lvlText w:val="•"/>
      <w:lvlJc w:val="left"/>
      <w:pPr>
        <w:tabs>
          <w:tab w:val="num" w:pos="2880"/>
        </w:tabs>
        <w:ind w:left="2880" w:hanging="360"/>
      </w:pPr>
      <w:rPr>
        <w:rFonts w:ascii="Arial" w:hAnsi="Arial" w:hint="default"/>
      </w:rPr>
    </w:lvl>
    <w:lvl w:ilvl="4" w:tplc="BA30407C" w:tentative="1">
      <w:start w:val="1"/>
      <w:numFmt w:val="bullet"/>
      <w:lvlText w:val="•"/>
      <w:lvlJc w:val="left"/>
      <w:pPr>
        <w:tabs>
          <w:tab w:val="num" w:pos="3600"/>
        </w:tabs>
        <w:ind w:left="3600" w:hanging="360"/>
      </w:pPr>
      <w:rPr>
        <w:rFonts w:ascii="Arial" w:hAnsi="Arial" w:hint="default"/>
      </w:rPr>
    </w:lvl>
    <w:lvl w:ilvl="5" w:tplc="467ED3B0" w:tentative="1">
      <w:start w:val="1"/>
      <w:numFmt w:val="bullet"/>
      <w:lvlText w:val="•"/>
      <w:lvlJc w:val="left"/>
      <w:pPr>
        <w:tabs>
          <w:tab w:val="num" w:pos="4320"/>
        </w:tabs>
        <w:ind w:left="4320" w:hanging="360"/>
      </w:pPr>
      <w:rPr>
        <w:rFonts w:ascii="Arial" w:hAnsi="Arial" w:hint="default"/>
      </w:rPr>
    </w:lvl>
    <w:lvl w:ilvl="6" w:tplc="A2D65470" w:tentative="1">
      <w:start w:val="1"/>
      <w:numFmt w:val="bullet"/>
      <w:lvlText w:val="•"/>
      <w:lvlJc w:val="left"/>
      <w:pPr>
        <w:tabs>
          <w:tab w:val="num" w:pos="5040"/>
        </w:tabs>
        <w:ind w:left="5040" w:hanging="360"/>
      </w:pPr>
      <w:rPr>
        <w:rFonts w:ascii="Arial" w:hAnsi="Arial" w:hint="default"/>
      </w:rPr>
    </w:lvl>
    <w:lvl w:ilvl="7" w:tplc="B32C202C" w:tentative="1">
      <w:start w:val="1"/>
      <w:numFmt w:val="bullet"/>
      <w:lvlText w:val="•"/>
      <w:lvlJc w:val="left"/>
      <w:pPr>
        <w:tabs>
          <w:tab w:val="num" w:pos="5760"/>
        </w:tabs>
        <w:ind w:left="5760" w:hanging="360"/>
      </w:pPr>
      <w:rPr>
        <w:rFonts w:ascii="Arial" w:hAnsi="Arial" w:hint="default"/>
      </w:rPr>
    </w:lvl>
    <w:lvl w:ilvl="8" w:tplc="915AAEB2" w:tentative="1">
      <w:start w:val="1"/>
      <w:numFmt w:val="bullet"/>
      <w:lvlText w:val="•"/>
      <w:lvlJc w:val="left"/>
      <w:pPr>
        <w:tabs>
          <w:tab w:val="num" w:pos="6480"/>
        </w:tabs>
        <w:ind w:left="6480" w:hanging="360"/>
      </w:pPr>
      <w:rPr>
        <w:rFonts w:ascii="Arial" w:hAnsi="Arial" w:hint="default"/>
      </w:rPr>
    </w:lvl>
  </w:abstractNum>
  <w:abstractNum w:abstractNumId="1">
    <w:nsid w:val="1A753876"/>
    <w:multiLevelType w:val="hybridMultilevel"/>
    <w:tmpl w:val="9D5087EA"/>
    <w:lvl w:ilvl="0" w:tplc="836076F2">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2298565D"/>
    <w:multiLevelType w:val="hybridMultilevel"/>
    <w:tmpl w:val="10781D72"/>
    <w:lvl w:ilvl="0" w:tplc="1E224570">
      <w:start w:val="1"/>
      <w:numFmt w:val="bullet"/>
      <w:lvlText w:val="•"/>
      <w:lvlJc w:val="left"/>
      <w:pPr>
        <w:tabs>
          <w:tab w:val="num" w:pos="720"/>
        </w:tabs>
        <w:ind w:left="720" w:hanging="360"/>
      </w:pPr>
      <w:rPr>
        <w:rFonts w:ascii="Arial" w:hAnsi="Arial" w:hint="default"/>
      </w:rPr>
    </w:lvl>
    <w:lvl w:ilvl="1" w:tplc="4D4E1278" w:tentative="1">
      <w:start w:val="1"/>
      <w:numFmt w:val="bullet"/>
      <w:lvlText w:val="•"/>
      <w:lvlJc w:val="left"/>
      <w:pPr>
        <w:tabs>
          <w:tab w:val="num" w:pos="1440"/>
        </w:tabs>
        <w:ind w:left="1440" w:hanging="360"/>
      </w:pPr>
      <w:rPr>
        <w:rFonts w:ascii="Arial" w:hAnsi="Arial" w:hint="default"/>
      </w:rPr>
    </w:lvl>
    <w:lvl w:ilvl="2" w:tplc="D6C01DCC" w:tentative="1">
      <w:start w:val="1"/>
      <w:numFmt w:val="bullet"/>
      <w:lvlText w:val="•"/>
      <w:lvlJc w:val="left"/>
      <w:pPr>
        <w:tabs>
          <w:tab w:val="num" w:pos="2160"/>
        </w:tabs>
        <w:ind w:left="2160" w:hanging="360"/>
      </w:pPr>
      <w:rPr>
        <w:rFonts w:ascii="Arial" w:hAnsi="Arial" w:hint="default"/>
      </w:rPr>
    </w:lvl>
    <w:lvl w:ilvl="3" w:tplc="6D6C2A18" w:tentative="1">
      <w:start w:val="1"/>
      <w:numFmt w:val="bullet"/>
      <w:lvlText w:val="•"/>
      <w:lvlJc w:val="left"/>
      <w:pPr>
        <w:tabs>
          <w:tab w:val="num" w:pos="2880"/>
        </w:tabs>
        <w:ind w:left="2880" w:hanging="360"/>
      </w:pPr>
      <w:rPr>
        <w:rFonts w:ascii="Arial" w:hAnsi="Arial" w:hint="default"/>
      </w:rPr>
    </w:lvl>
    <w:lvl w:ilvl="4" w:tplc="4EE8B372" w:tentative="1">
      <w:start w:val="1"/>
      <w:numFmt w:val="bullet"/>
      <w:lvlText w:val="•"/>
      <w:lvlJc w:val="left"/>
      <w:pPr>
        <w:tabs>
          <w:tab w:val="num" w:pos="3600"/>
        </w:tabs>
        <w:ind w:left="3600" w:hanging="360"/>
      </w:pPr>
      <w:rPr>
        <w:rFonts w:ascii="Arial" w:hAnsi="Arial" w:hint="default"/>
      </w:rPr>
    </w:lvl>
    <w:lvl w:ilvl="5" w:tplc="BDE0F30C" w:tentative="1">
      <w:start w:val="1"/>
      <w:numFmt w:val="bullet"/>
      <w:lvlText w:val="•"/>
      <w:lvlJc w:val="left"/>
      <w:pPr>
        <w:tabs>
          <w:tab w:val="num" w:pos="4320"/>
        </w:tabs>
        <w:ind w:left="4320" w:hanging="360"/>
      </w:pPr>
      <w:rPr>
        <w:rFonts w:ascii="Arial" w:hAnsi="Arial" w:hint="default"/>
      </w:rPr>
    </w:lvl>
    <w:lvl w:ilvl="6" w:tplc="AD0876CE" w:tentative="1">
      <w:start w:val="1"/>
      <w:numFmt w:val="bullet"/>
      <w:lvlText w:val="•"/>
      <w:lvlJc w:val="left"/>
      <w:pPr>
        <w:tabs>
          <w:tab w:val="num" w:pos="5040"/>
        </w:tabs>
        <w:ind w:left="5040" w:hanging="360"/>
      </w:pPr>
      <w:rPr>
        <w:rFonts w:ascii="Arial" w:hAnsi="Arial" w:hint="default"/>
      </w:rPr>
    </w:lvl>
    <w:lvl w:ilvl="7" w:tplc="2220972C" w:tentative="1">
      <w:start w:val="1"/>
      <w:numFmt w:val="bullet"/>
      <w:lvlText w:val="•"/>
      <w:lvlJc w:val="left"/>
      <w:pPr>
        <w:tabs>
          <w:tab w:val="num" w:pos="5760"/>
        </w:tabs>
        <w:ind w:left="5760" w:hanging="360"/>
      </w:pPr>
      <w:rPr>
        <w:rFonts w:ascii="Arial" w:hAnsi="Arial" w:hint="default"/>
      </w:rPr>
    </w:lvl>
    <w:lvl w:ilvl="8" w:tplc="13A28028" w:tentative="1">
      <w:start w:val="1"/>
      <w:numFmt w:val="bullet"/>
      <w:lvlText w:val="•"/>
      <w:lvlJc w:val="left"/>
      <w:pPr>
        <w:tabs>
          <w:tab w:val="num" w:pos="6480"/>
        </w:tabs>
        <w:ind w:left="6480" w:hanging="360"/>
      </w:pPr>
      <w:rPr>
        <w:rFonts w:ascii="Arial" w:hAnsi="Arial" w:hint="default"/>
      </w:rPr>
    </w:lvl>
  </w:abstractNum>
  <w:abstractNum w:abstractNumId="3">
    <w:nsid w:val="27342DB3"/>
    <w:multiLevelType w:val="hybridMultilevel"/>
    <w:tmpl w:val="54A6F24E"/>
    <w:lvl w:ilvl="0" w:tplc="970E58B4">
      <w:start w:val="11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7906AE5"/>
    <w:multiLevelType w:val="hybridMultilevel"/>
    <w:tmpl w:val="388EF2CC"/>
    <w:lvl w:ilvl="0" w:tplc="FD3EF8CC">
      <w:start w:val="1"/>
      <w:numFmt w:val="bullet"/>
      <w:lvlText w:val="•"/>
      <w:lvlJc w:val="left"/>
      <w:pPr>
        <w:tabs>
          <w:tab w:val="num" w:pos="720"/>
        </w:tabs>
        <w:ind w:left="720" w:hanging="360"/>
      </w:pPr>
      <w:rPr>
        <w:rFonts w:ascii="Arial" w:hAnsi="Arial" w:hint="default"/>
      </w:rPr>
    </w:lvl>
    <w:lvl w:ilvl="1" w:tplc="57C809AC" w:tentative="1">
      <w:start w:val="1"/>
      <w:numFmt w:val="bullet"/>
      <w:lvlText w:val="•"/>
      <w:lvlJc w:val="left"/>
      <w:pPr>
        <w:tabs>
          <w:tab w:val="num" w:pos="1440"/>
        </w:tabs>
        <w:ind w:left="1440" w:hanging="360"/>
      </w:pPr>
      <w:rPr>
        <w:rFonts w:ascii="Arial" w:hAnsi="Arial" w:hint="default"/>
      </w:rPr>
    </w:lvl>
    <w:lvl w:ilvl="2" w:tplc="80420084" w:tentative="1">
      <w:start w:val="1"/>
      <w:numFmt w:val="bullet"/>
      <w:lvlText w:val="•"/>
      <w:lvlJc w:val="left"/>
      <w:pPr>
        <w:tabs>
          <w:tab w:val="num" w:pos="2160"/>
        </w:tabs>
        <w:ind w:left="2160" w:hanging="360"/>
      </w:pPr>
      <w:rPr>
        <w:rFonts w:ascii="Arial" w:hAnsi="Arial" w:hint="default"/>
      </w:rPr>
    </w:lvl>
    <w:lvl w:ilvl="3" w:tplc="245666F6" w:tentative="1">
      <w:start w:val="1"/>
      <w:numFmt w:val="bullet"/>
      <w:lvlText w:val="•"/>
      <w:lvlJc w:val="left"/>
      <w:pPr>
        <w:tabs>
          <w:tab w:val="num" w:pos="2880"/>
        </w:tabs>
        <w:ind w:left="2880" w:hanging="360"/>
      </w:pPr>
      <w:rPr>
        <w:rFonts w:ascii="Arial" w:hAnsi="Arial" w:hint="default"/>
      </w:rPr>
    </w:lvl>
    <w:lvl w:ilvl="4" w:tplc="5FF6E6D6" w:tentative="1">
      <w:start w:val="1"/>
      <w:numFmt w:val="bullet"/>
      <w:lvlText w:val="•"/>
      <w:lvlJc w:val="left"/>
      <w:pPr>
        <w:tabs>
          <w:tab w:val="num" w:pos="3600"/>
        </w:tabs>
        <w:ind w:left="3600" w:hanging="360"/>
      </w:pPr>
      <w:rPr>
        <w:rFonts w:ascii="Arial" w:hAnsi="Arial" w:hint="default"/>
      </w:rPr>
    </w:lvl>
    <w:lvl w:ilvl="5" w:tplc="46FA3800" w:tentative="1">
      <w:start w:val="1"/>
      <w:numFmt w:val="bullet"/>
      <w:lvlText w:val="•"/>
      <w:lvlJc w:val="left"/>
      <w:pPr>
        <w:tabs>
          <w:tab w:val="num" w:pos="4320"/>
        </w:tabs>
        <w:ind w:left="4320" w:hanging="360"/>
      </w:pPr>
      <w:rPr>
        <w:rFonts w:ascii="Arial" w:hAnsi="Arial" w:hint="default"/>
      </w:rPr>
    </w:lvl>
    <w:lvl w:ilvl="6" w:tplc="B9E2CD68" w:tentative="1">
      <w:start w:val="1"/>
      <w:numFmt w:val="bullet"/>
      <w:lvlText w:val="•"/>
      <w:lvlJc w:val="left"/>
      <w:pPr>
        <w:tabs>
          <w:tab w:val="num" w:pos="5040"/>
        </w:tabs>
        <w:ind w:left="5040" w:hanging="360"/>
      </w:pPr>
      <w:rPr>
        <w:rFonts w:ascii="Arial" w:hAnsi="Arial" w:hint="default"/>
      </w:rPr>
    </w:lvl>
    <w:lvl w:ilvl="7" w:tplc="945C3910" w:tentative="1">
      <w:start w:val="1"/>
      <w:numFmt w:val="bullet"/>
      <w:lvlText w:val="•"/>
      <w:lvlJc w:val="left"/>
      <w:pPr>
        <w:tabs>
          <w:tab w:val="num" w:pos="5760"/>
        </w:tabs>
        <w:ind w:left="5760" w:hanging="360"/>
      </w:pPr>
      <w:rPr>
        <w:rFonts w:ascii="Arial" w:hAnsi="Arial" w:hint="default"/>
      </w:rPr>
    </w:lvl>
    <w:lvl w:ilvl="8" w:tplc="A0F4309A" w:tentative="1">
      <w:start w:val="1"/>
      <w:numFmt w:val="bullet"/>
      <w:lvlText w:val="•"/>
      <w:lvlJc w:val="left"/>
      <w:pPr>
        <w:tabs>
          <w:tab w:val="num" w:pos="6480"/>
        </w:tabs>
        <w:ind w:left="6480" w:hanging="360"/>
      </w:pPr>
      <w:rPr>
        <w:rFonts w:ascii="Arial" w:hAnsi="Arial" w:hint="default"/>
      </w:rPr>
    </w:lvl>
  </w:abstractNum>
  <w:abstractNum w:abstractNumId="5">
    <w:nsid w:val="28446574"/>
    <w:multiLevelType w:val="hybridMultilevel"/>
    <w:tmpl w:val="DCA2E512"/>
    <w:lvl w:ilvl="0" w:tplc="83A037BE">
      <w:start w:val="1"/>
      <w:numFmt w:val="bullet"/>
      <w:lvlText w:val="•"/>
      <w:lvlJc w:val="left"/>
      <w:pPr>
        <w:tabs>
          <w:tab w:val="num" w:pos="720"/>
        </w:tabs>
        <w:ind w:left="720" w:hanging="360"/>
      </w:pPr>
      <w:rPr>
        <w:rFonts w:ascii="Arial" w:hAnsi="Arial" w:hint="default"/>
      </w:rPr>
    </w:lvl>
    <w:lvl w:ilvl="1" w:tplc="BBBC98E8" w:tentative="1">
      <w:start w:val="1"/>
      <w:numFmt w:val="bullet"/>
      <w:lvlText w:val="•"/>
      <w:lvlJc w:val="left"/>
      <w:pPr>
        <w:tabs>
          <w:tab w:val="num" w:pos="1440"/>
        </w:tabs>
        <w:ind w:left="1440" w:hanging="360"/>
      </w:pPr>
      <w:rPr>
        <w:rFonts w:ascii="Arial" w:hAnsi="Arial" w:hint="default"/>
      </w:rPr>
    </w:lvl>
    <w:lvl w:ilvl="2" w:tplc="6AD4A7EA" w:tentative="1">
      <w:start w:val="1"/>
      <w:numFmt w:val="bullet"/>
      <w:lvlText w:val="•"/>
      <w:lvlJc w:val="left"/>
      <w:pPr>
        <w:tabs>
          <w:tab w:val="num" w:pos="2160"/>
        </w:tabs>
        <w:ind w:left="2160" w:hanging="360"/>
      </w:pPr>
      <w:rPr>
        <w:rFonts w:ascii="Arial" w:hAnsi="Arial" w:hint="default"/>
      </w:rPr>
    </w:lvl>
    <w:lvl w:ilvl="3" w:tplc="4EDA5F82" w:tentative="1">
      <w:start w:val="1"/>
      <w:numFmt w:val="bullet"/>
      <w:lvlText w:val="•"/>
      <w:lvlJc w:val="left"/>
      <w:pPr>
        <w:tabs>
          <w:tab w:val="num" w:pos="2880"/>
        </w:tabs>
        <w:ind w:left="2880" w:hanging="360"/>
      </w:pPr>
      <w:rPr>
        <w:rFonts w:ascii="Arial" w:hAnsi="Arial" w:hint="default"/>
      </w:rPr>
    </w:lvl>
    <w:lvl w:ilvl="4" w:tplc="84540300" w:tentative="1">
      <w:start w:val="1"/>
      <w:numFmt w:val="bullet"/>
      <w:lvlText w:val="•"/>
      <w:lvlJc w:val="left"/>
      <w:pPr>
        <w:tabs>
          <w:tab w:val="num" w:pos="3600"/>
        </w:tabs>
        <w:ind w:left="3600" w:hanging="360"/>
      </w:pPr>
      <w:rPr>
        <w:rFonts w:ascii="Arial" w:hAnsi="Arial" w:hint="default"/>
      </w:rPr>
    </w:lvl>
    <w:lvl w:ilvl="5" w:tplc="644E7878" w:tentative="1">
      <w:start w:val="1"/>
      <w:numFmt w:val="bullet"/>
      <w:lvlText w:val="•"/>
      <w:lvlJc w:val="left"/>
      <w:pPr>
        <w:tabs>
          <w:tab w:val="num" w:pos="4320"/>
        </w:tabs>
        <w:ind w:left="4320" w:hanging="360"/>
      </w:pPr>
      <w:rPr>
        <w:rFonts w:ascii="Arial" w:hAnsi="Arial" w:hint="default"/>
      </w:rPr>
    </w:lvl>
    <w:lvl w:ilvl="6" w:tplc="20DE447A" w:tentative="1">
      <w:start w:val="1"/>
      <w:numFmt w:val="bullet"/>
      <w:lvlText w:val="•"/>
      <w:lvlJc w:val="left"/>
      <w:pPr>
        <w:tabs>
          <w:tab w:val="num" w:pos="5040"/>
        </w:tabs>
        <w:ind w:left="5040" w:hanging="360"/>
      </w:pPr>
      <w:rPr>
        <w:rFonts w:ascii="Arial" w:hAnsi="Arial" w:hint="default"/>
      </w:rPr>
    </w:lvl>
    <w:lvl w:ilvl="7" w:tplc="8EEC5918" w:tentative="1">
      <w:start w:val="1"/>
      <w:numFmt w:val="bullet"/>
      <w:lvlText w:val="•"/>
      <w:lvlJc w:val="left"/>
      <w:pPr>
        <w:tabs>
          <w:tab w:val="num" w:pos="5760"/>
        </w:tabs>
        <w:ind w:left="5760" w:hanging="360"/>
      </w:pPr>
      <w:rPr>
        <w:rFonts w:ascii="Arial" w:hAnsi="Arial" w:hint="default"/>
      </w:rPr>
    </w:lvl>
    <w:lvl w:ilvl="8" w:tplc="4B58CF7E" w:tentative="1">
      <w:start w:val="1"/>
      <w:numFmt w:val="bullet"/>
      <w:lvlText w:val="•"/>
      <w:lvlJc w:val="left"/>
      <w:pPr>
        <w:tabs>
          <w:tab w:val="num" w:pos="6480"/>
        </w:tabs>
        <w:ind w:left="6480" w:hanging="360"/>
      </w:pPr>
      <w:rPr>
        <w:rFonts w:ascii="Arial" w:hAnsi="Arial" w:hint="default"/>
      </w:rPr>
    </w:lvl>
  </w:abstractNum>
  <w:abstractNum w:abstractNumId="6">
    <w:nsid w:val="2A39199D"/>
    <w:multiLevelType w:val="hybridMultilevel"/>
    <w:tmpl w:val="0C3A545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2BCE439A"/>
    <w:multiLevelType w:val="hybridMultilevel"/>
    <w:tmpl w:val="A5D20F68"/>
    <w:lvl w:ilvl="0" w:tplc="2EFCCC64">
      <w:start w:val="1"/>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D2229D7"/>
    <w:multiLevelType w:val="hybridMultilevel"/>
    <w:tmpl w:val="C68C8464"/>
    <w:lvl w:ilvl="0" w:tplc="802A7432">
      <w:start w:val="1"/>
      <w:numFmt w:val="bullet"/>
      <w:lvlText w:val="•"/>
      <w:lvlJc w:val="left"/>
      <w:pPr>
        <w:tabs>
          <w:tab w:val="num" w:pos="720"/>
        </w:tabs>
        <w:ind w:left="720" w:hanging="360"/>
      </w:pPr>
      <w:rPr>
        <w:rFonts w:ascii="Arial" w:hAnsi="Arial" w:hint="default"/>
      </w:rPr>
    </w:lvl>
    <w:lvl w:ilvl="1" w:tplc="418AD4CE" w:tentative="1">
      <w:start w:val="1"/>
      <w:numFmt w:val="bullet"/>
      <w:lvlText w:val="•"/>
      <w:lvlJc w:val="left"/>
      <w:pPr>
        <w:tabs>
          <w:tab w:val="num" w:pos="1440"/>
        </w:tabs>
        <w:ind w:left="1440" w:hanging="360"/>
      </w:pPr>
      <w:rPr>
        <w:rFonts w:ascii="Arial" w:hAnsi="Arial" w:hint="default"/>
      </w:rPr>
    </w:lvl>
    <w:lvl w:ilvl="2" w:tplc="A4A03730" w:tentative="1">
      <w:start w:val="1"/>
      <w:numFmt w:val="bullet"/>
      <w:lvlText w:val="•"/>
      <w:lvlJc w:val="left"/>
      <w:pPr>
        <w:tabs>
          <w:tab w:val="num" w:pos="2160"/>
        </w:tabs>
        <w:ind w:left="2160" w:hanging="360"/>
      </w:pPr>
      <w:rPr>
        <w:rFonts w:ascii="Arial" w:hAnsi="Arial" w:hint="default"/>
      </w:rPr>
    </w:lvl>
    <w:lvl w:ilvl="3" w:tplc="A42A57C0" w:tentative="1">
      <w:start w:val="1"/>
      <w:numFmt w:val="bullet"/>
      <w:lvlText w:val="•"/>
      <w:lvlJc w:val="left"/>
      <w:pPr>
        <w:tabs>
          <w:tab w:val="num" w:pos="2880"/>
        </w:tabs>
        <w:ind w:left="2880" w:hanging="360"/>
      </w:pPr>
      <w:rPr>
        <w:rFonts w:ascii="Arial" w:hAnsi="Arial" w:hint="default"/>
      </w:rPr>
    </w:lvl>
    <w:lvl w:ilvl="4" w:tplc="EDD0F91C" w:tentative="1">
      <w:start w:val="1"/>
      <w:numFmt w:val="bullet"/>
      <w:lvlText w:val="•"/>
      <w:lvlJc w:val="left"/>
      <w:pPr>
        <w:tabs>
          <w:tab w:val="num" w:pos="3600"/>
        </w:tabs>
        <w:ind w:left="3600" w:hanging="360"/>
      </w:pPr>
      <w:rPr>
        <w:rFonts w:ascii="Arial" w:hAnsi="Arial" w:hint="default"/>
      </w:rPr>
    </w:lvl>
    <w:lvl w:ilvl="5" w:tplc="6A64D74A" w:tentative="1">
      <w:start w:val="1"/>
      <w:numFmt w:val="bullet"/>
      <w:lvlText w:val="•"/>
      <w:lvlJc w:val="left"/>
      <w:pPr>
        <w:tabs>
          <w:tab w:val="num" w:pos="4320"/>
        </w:tabs>
        <w:ind w:left="4320" w:hanging="360"/>
      </w:pPr>
      <w:rPr>
        <w:rFonts w:ascii="Arial" w:hAnsi="Arial" w:hint="default"/>
      </w:rPr>
    </w:lvl>
    <w:lvl w:ilvl="6" w:tplc="AEFC72BC" w:tentative="1">
      <w:start w:val="1"/>
      <w:numFmt w:val="bullet"/>
      <w:lvlText w:val="•"/>
      <w:lvlJc w:val="left"/>
      <w:pPr>
        <w:tabs>
          <w:tab w:val="num" w:pos="5040"/>
        </w:tabs>
        <w:ind w:left="5040" w:hanging="360"/>
      </w:pPr>
      <w:rPr>
        <w:rFonts w:ascii="Arial" w:hAnsi="Arial" w:hint="default"/>
      </w:rPr>
    </w:lvl>
    <w:lvl w:ilvl="7" w:tplc="2356F968" w:tentative="1">
      <w:start w:val="1"/>
      <w:numFmt w:val="bullet"/>
      <w:lvlText w:val="•"/>
      <w:lvlJc w:val="left"/>
      <w:pPr>
        <w:tabs>
          <w:tab w:val="num" w:pos="5760"/>
        </w:tabs>
        <w:ind w:left="5760" w:hanging="360"/>
      </w:pPr>
      <w:rPr>
        <w:rFonts w:ascii="Arial" w:hAnsi="Arial" w:hint="default"/>
      </w:rPr>
    </w:lvl>
    <w:lvl w:ilvl="8" w:tplc="AF36313C" w:tentative="1">
      <w:start w:val="1"/>
      <w:numFmt w:val="bullet"/>
      <w:lvlText w:val="•"/>
      <w:lvlJc w:val="left"/>
      <w:pPr>
        <w:tabs>
          <w:tab w:val="num" w:pos="6480"/>
        </w:tabs>
        <w:ind w:left="6480" w:hanging="360"/>
      </w:pPr>
      <w:rPr>
        <w:rFonts w:ascii="Arial" w:hAnsi="Arial" w:hint="default"/>
      </w:rPr>
    </w:lvl>
  </w:abstractNum>
  <w:abstractNum w:abstractNumId="9">
    <w:nsid w:val="4B774F65"/>
    <w:multiLevelType w:val="hybridMultilevel"/>
    <w:tmpl w:val="3D100000"/>
    <w:lvl w:ilvl="0" w:tplc="7C6A5A94">
      <w:start w:val="1"/>
      <w:numFmt w:val="bullet"/>
      <w:lvlText w:val=""/>
      <w:lvlJc w:val="left"/>
      <w:pPr>
        <w:tabs>
          <w:tab w:val="num" w:pos="720"/>
        </w:tabs>
        <w:ind w:left="720" w:hanging="360"/>
      </w:pPr>
      <w:rPr>
        <w:rFonts w:ascii="Wingdings 3" w:hAnsi="Wingdings 3" w:hint="default"/>
      </w:rPr>
    </w:lvl>
    <w:lvl w:ilvl="1" w:tplc="5E0C7496" w:tentative="1">
      <w:start w:val="1"/>
      <w:numFmt w:val="bullet"/>
      <w:lvlText w:val=""/>
      <w:lvlJc w:val="left"/>
      <w:pPr>
        <w:tabs>
          <w:tab w:val="num" w:pos="1440"/>
        </w:tabs>
        <w:ind w:left="1440" w:hanging="360"/>
      </w:pPr>
      <w:rPr>
        <w:rFonts w:ascii="Wingdings 3" w:hAnsi="Wingdings 3" w:hint="default"/>
      </w:rPr>
    </w:lvl>
    <w:lvl w:ilvl="2" w:tplc="08BC5B02" w:tentative="1">
      <w:start w:val="1"/>
      <w:numFmt w:val="bullet"/>
      <w:lvlText w:val=""/>
      <w:lvlJc w:val="left"/>
      <w:pPr>
        <w:tabs>
          <w:tab w:val="num" w:pos="2160"/>
        </w:tabs>
        <w:ind w:left="2160" w:hanging="360"/>
      </w:pPr>
      <w:rPr>
        <w:rFonts w:ascii="Wingdings 3" w:hAnsi="Wingdings 3" w:hint="default"/>
      </w:rPr>
    </w:lvl>
    <w:lvl w:ilvl="3" w:tplc="DA6E3B68" w:tentative="1">
      <w:start w:val="1"/>
      <w:numFmt w:val="bullet"/>
      <w:lvlText w:val=""/>
      <w:lvlJc w:val="left"/>
      <w:pPr>
        <w:tabs>
          <w:tab w:val="num" w:pos="2880"/>
        </w:tabs>
        <w:ind w:left="2880" w:hanging="360"/>
      </w:pPr>
      <w:rPr>
        <w:rFonts w:ascii="Wingdings 3" w:hAnsi="Wingdings 3" w:hint="default"/>
      </w:rPr>
    </w:lvl>
    <w:lvl w:ilvl="4" w:tplc="7262A4FC" w:tentative="1">
      <w:start w:val="1"/>
      <w:numFmt w:val="bullet"/>
      <w:lvlText w:val=""/>
      <w:lvlJc w:val="left"/>
      <w:pPr>
        <w:tabs>
          <w:tab w:val="num" w:pos="3600"/>
        </w:tabs>
        <w:ind w:left="3600" w:hanging="360"/>
      </w:pPr>
      <w:rPr>
        <w:rFonts w:ascii="Wingdings 3" w:hAnsi="Wingdings 3" w:hint="default"/>
      </w:rPr>
    </w:lvl>
    <w:lvl w:ilvl="5" w:tplc="C5283A90" w:tentative="1">
      <w:start w:val="1"/>
      <w:numFmt w:val="bullet"/>
      <w:lvlText w:val=""/>
      <w:lvlJc w:val="left"/>
      <w:pPr>
        <w:tabs>
          <w:tab w:val="num" w:pos="4320"/>
        </w:tabs>
        <w:ind w:left="4320" w:hanging="360"/>
      </w:pPr>
      <w:rPr>
        <w:rFonts w:ascii="Wingdings 3" w:hAnsi="Wingdings 3" w:hint="default"/>
      </w:rPr>
    </w:lvl>
    <w:lvl w:ilvl="6" w:tplc="2BDE51A4" w:tentative="1">
      <w:start w:val="1"/>
      <w:numFmt w:val="bullet"/>
      <w:lvlText w:val=""/>
      <w:lvlJc w:val="left"/>
      <w:pPr>
        <w:tabs>
          <w:tab w:val="num" w:pos="5040"/>
        </w:tabs>
        <w:ind w:left="5040" w:hanging="360"/>
      </w:pPr>
      <w:rPr>
        <w:rFonts w:ascii="Wingdings 3" w:hAnsi="Wingdings 3" w:hint="default"/>
      </w:rPr>
    </w:lvl>
    <w:lvl w:ilvl="7" w:tplc="821A90AA" w:tentative="1">
      <w:start w:val="1"/>
      <w:numFmt w:val="bullet"/>
      <w:lvlText w:val=""/>
      <w:lvlJc w:val="left"/>
      <w:pPr>
        <w:tabs>
          <w:tab w:val="num" w:pos="5760"/>
        </w:tabs>
        <w:ind w:left="5760" w:hanging="360"/>
      </w:pPr>
      <w:rPr>
        <w:rFonts w:ascii="Wingdings 3" w:hAnsi="Wingdings 3" w:hint="default"/>
      </w:rPr>
    </w:lvl>
    <w:lvl w:ilvl="8" w:tplc="619AE1C2" w:tentative="1">
      <w:start w:val="1"/>
      <w:numFmt w:val="bullet"/>
      <w:lvlText w:val=""/>
      <w:lvlJc w:val="left"/>
      <w:pPr>
        <w:tabs>
          <w:tab w:val="num" w:pos="6480"/>
        </w:tabs>
        <w:ind w:left="6480" w:hanging="360"/>
      </w:pPr>
      <w:rPr>
        <w:rFonts w:ascii="Wingdings 3" w:hAnsi="Wingdings 3" w:hint="default"/>
      </w:rPr>
    </w:lvl>
  </w:abstractNum>
  <w:abstractNum w:abstractNumId="10">
    <w:nsid w:val="4E1F322A"/>
    <w:multiLevelType w:val="hybridMultilevel"/>
    <w:tmpl w:val="7C04120A"/>
    <w:lvl w:ilvl="0" w:tplc="46DE17A0">
      <w:start w:val="1"/>
      <w:numFmt w:val="bullet"/>
      <w:lvlText w:val="•"/>
      <w:lvlJc w:val="left"/>
      <w:pPr>
        <w:tabs>
          <w:tab w:val="num" w:pos="720"/>
        </w:tabs>
        <w:ind w:left="720" w:hanging="360"/>
      </w:pPr>
      <w:rPr>
        <w:rFonts w:ascii="Arial" w:hAnsi="Arial" w:hint="default"/>
      </w:rPr>
    </w:lvl>
    <w:lvl w:ilvl="1" w:tplc="B9384AAC" w:tentative="1">
      <w:start w:val="1"/>
      <w:numFmt w:val="bullet"/>
      <w:lvlText w:val="•"/>
      <w:lvlJc w:val="left"/>
      <w:pPr>
        <w:tabs>
          <w:tab w:val="num" w:pos="1440"/>
        </w:tabs>
        <w:ind w:left="1440" w:hanging="360"/>
      </w:pPr>
      <w:rPr>
        <w:rFonts w:ascii="Arial" w:hAnsi="Arial" w:hint="default"/>
      </w:rPr>
    </w:lvl>
    <w:lvl w:ilvl="2" w:tplc="075A5678" w:tentative="1">
      <w:start w:val="1"/>
      <w:numFmt w:val="bullet"/>
      <w:lvlText w:val="•"/>
      <w:lvlJc w:val="left"/>
      <w:pPr>
        <w:tabs>
          <w:tab w:val="num" w:pos="2160"/>
        </w:tabs>
        <w:ind w:left="2160" w:hanging="360"/>
      </w:pPr>
      <w:rPr>
        <w:rFonts w:ascii="Arial" w:hAnsi="Arial" w:hint="default"/>
      </w:rPr>
    </w:lvl>
    <w:lvl w:ilvl="3" w:tplc="CAEC5EBC" w:tentative="1">
      <w:start w:val="1"/>
      <w:numFmt w:val="bullet"/>
      <w:lvlText w:val="•"/>
      <w:lvlJc w:val="left"/>
      <w:pPr>
        <w:tabs>
          <w:tab w:val="num" w:pos="2880"/>
        </w:tabs>
        <w:ind w:left="2880" w:hanging="360"/>
      </w:pPr>
      <w:rPr>
        <w:rFonts w:ascii="Arial" w:hAnsi="Arial" w:hint="default"/>
      </w:rPr>
    </w:lvl>
    <w:lvl w:ilvl="4" w:tplc="CFCC6048" w:tentative="1">
      <w:start w:val="1"/>
      <w:numFmt w:val="bullet"/>
      <w:lvlText w:val="•"/>
      <w:lvlJc w:val="left"/>
      <w:pPr>
        <w:tabs>
          <w:tab w:val="num" w:pos="3600"/>
        </w:tabs>
        <w:ind w:left="3600" w:hanging="360"/>
      </w:pPr>
      <w:rPr>
        <w:rFonts w:ascii="Arial" w:hAnsi="Arial" w:hint="default"/>
      </w:rPr>
    </w:lvl>
    <w:lvl w:ilvl="5" w:tplc="47481F2C" w:tentative="1">
      <w:start w:val="1"/>
      <w:numFmt w:val="bullet"/>
      <w:lvlText w:val="•"/>
      <w:lvlJc w:val="left"/>
      <w:pPr>
        <w:tabs>
          <w:tab w:val="num" w:pos="4320"/>
        </w:tabs>
        <w:ind w:left="4320" w:hanging="360"/>
      </w:pPr>
      <w:rPr>
        <w:rFonts w:ascii="Arial" w:hAnsi="Arial" w:hint="default"/>
      </w:rPr>
    </w:lvl>
    <w:lvl w:ilvl="6" w:tplc="42F28CFC" w:tentative="1">
      <w:start w:val="1"/>
      <w:numFmt w:val="bullet"/>
      <w:lvlText w:val="•"/>
      <w:lvlJc w:val="left"/>
      <w:pPr>
        <w:tabs>
          <w:tab w:val="num" w:pos="5040"/>
        </w:tabs>
        <w:ind w:left="5040" w:hanging="360"/>
      </w:pPr>
      <w:rPr>
        <w:rFonts w:ascii="Arial" w:hAnsi="Arial" w:hint="default"/>
      </w:rPr>
    </w:lvl>
    <w:lvl w:ilvl="7" w:tplc="2BE0AAE8" w:tentative="1">
      <w:start w:val="1"/>
      <w:numFmt w:val="bullet"/>
      <w:lvlText w:val="•"/>
      <w:lvlJc w:val="left"/>
      <w:pPr>
        <w:tabs>
          <w:tab w:val="num" w:pos="5760"/>
        </w:tabs>
        <w:ind w:left="5760" w:hanging="360"/>
      </w:pPr>
      <w:rPr>
        <w:rFonts w:ascii="Arial" w:hAnsi="Arial" w:hint="default"/>
      </w:rPr>
    </w:lvl>
    <w:lvl w:ilvl="8" w:tplc="26E0B9DA" w:tentative="1">
      <w:start w:val="1"/>
      <w:numFmt w:val="bullet"/>
      <w:lvlText w:val="•"/>
      <w:lvlJc w:val="left"/>
      <w:pPr>
        <w:tabs>
          <w:tab w:val="num" w:pos="6480"/>
        </w:tabs>
        <w:ind w:left="6480" w:hanging="360"/>
      </w:pPr>
      <w:rPr>
        <w:rFonts w:ascii="Arial" w:hAnsi="Arial" w:hint="default"/>
      </w:rPr>
    </w:lvl>
  </w:abstractNum>
  <w:abstractNum w:abstractNumId="11">
    <w:nsid w:val="569A2D4B"/>
    <w:multiLevelType w:val="hybridMultilevel"/>
    <w:tmpl w:val="AEA0AADA"/>
    <w:lvl w:ilvl="0" w:tplc="D7AA1134">
      <w:start w:val="1"/>
      <w:numFmt w:val="bullet"/>
      <w:lvlText w:val="•"/>
      <w:lvlJc w:val="left"/>
      <w:pPr>
        <w:tabs>
          <w:tab w:val="num" w:pos="720"/>
        </w:tabs>
        <w:ind w:left="720" w:hanging="360"/>
      </w:pPr>
      <w:rPr>
        <w:rFonts w:ascii="Arial" w:hAnsi="Arial" w:hint="default"/>
      </w:rPr>
    </w:lvl>
    <w:lvl w:ilvl="1" w:tplc="4F46837A" w:tentative="1">
      <w:start w:val="1"/>
      <w:numFmt w:val="bullet"/>
      <w:lvlText w:val="•"/>
      <w:lvlJc w:val="left"/>
      <w:pPr>
        <w:tabs>
          <w:tab w:val="num" w:pos="1440"/>
        </w:tabs>
        <w:ind w:left="1440" w:hanging="360"/>
      </w:pPr>
      <w:rPr>
        <w:rFonts w:ascii="Arial" w:hAnsi="Arial" w:hint="default"/>
      </w:rPr>
    </w:lvl>
    <w:lvl w:ilvl="2" w:tplc="4CC8FEE8" w:tentative="1">
      <w:start w:val="1"/>
      <w:numFmt w:val="bullet"/>
      <w:lvlText w:val="•"/>
      <w:lvlJc w:val="left"/>
      <w:pPr>
        <w:tabs>
          <w:tab w:val="num" w:pos="2160"/>
        </w:tabs>
        <w:ind w:left="2160" w:hanging="360"/>
      </w:pPr>
      <w:rPr>
        <w:rFonts w:ascii="Arial" w:hAnsi="Arial" w:hint="default"/>
      </w:rPr>
    </w:lvl>
    <w:lvl w:ilvl="3" w:tplc="A31AB250" w:tentative="1">
      <w:start w:val="1"/>
      <w:numFmt w:val="bullet"/>
      <w:lvlText w:val="•"/>
      <w:lvlJc w:val="left"/>
      <w:pPr>
        <w:tabs>
          <w:tab w:val="num" w:pos="2880"/>
        </w:tabs>
        <w:ind w:left="2880" w:hanging="360"/>
      </w:pPr>
      <w:rPr>
        <w:rFonts w:ascii="Arial" w:hAnsi="Arial" w:hint="default"/>
      </w:rPr>
    </w:lvl>
    <w:lvl w:ilvl="4" w:tplc="192870F6" w:tentative="1">
      <w:start w:val="1"/>
      <w:numFmt w:val="bullet"/>
      <w:lvlText w:val="•"/>
      <w:lvlJc w:val="left"/>
      <w:pPr>
        <w:tabs>
          <w:tab w:val="num" w:pos="3600"/>
        </w:tabs>
        <w:ind w:left="3600" w:hanging="360"/>
      </w:pPr>
      <w:rPr>
        <w:rFonts w:ascii="Arial" w:hAnsi="Arial" w:hint="default"/>
      </w:rPr>
    </w:lvl>
    <w:lvl w:ilvl="5" w:tplc="0B342D28" w:tentative="1">
      <w:start w:val="1"/>
      <w:numFmt w:val="bullet"/>
      <w:lvlText w:val="•"/>
      <w:lvlJc w:val="left"/>
      <w:pPr>
        <w:tabs>
          <w:tab w:val="num" w:pos="4320"/>
        </w:tabs>
        <w:ind w:left="4320" w:hanging="360"/>
      </w:pPr>
      <w:rPr>
        <w:rFonts w:ascii="Arial" w:hAnsi="Arial" w:hint="default"/>
      </w:rPr>
    </w:lvl>
    <w:lvl w:ilvl="6" w:tplc="AB009FC2" w:tentative="1">
      <w:start w:val="1"/>
      <w:numFmt w:val="bullet"/>
      <w:lvlText w:val="•"/>
      <w:lvlJc w:val="left"/>
      <w:pPr>
        <w:tabs>
          <w:tab w:val="num" w:pos="5040"/>
        </w:tabs>
        <w:ind w:left="5040" w:hanging="360"/>
      </w:pPr>
      <w:rPr>
        <w:rFonts w:ascii="Arial" w:hAnsi="Arial" w:hint="default"/>
      </w:rPr>
    </w:lvl>
    <w:lvl w:ilvl="7" w:tplc="81DEAB6A" w:tentative="1">
      <w:start w:val="1"/>
      <w:numFmt w:val="bullet"/>
      <w:lvlText w:val="•"/>
      <w:lvlJc w:val="left"/>
      <w:pPr>
        <w:tabs>
          <w:tab w:val="num" w:pos="5760"/>
        </w:tabs>
        <w:ind w:left="5760" w:hanging="360"/>
      </w:pPr>
      <w:rPr>
        <w:rFonts w:ascii="Arial" w:hAnsi="Arial" w:hint="default"/>
      </w:rPr>
    </w:lvl>
    <w:lvl w:ilvl="8" w:tplc="75CC983A" w:tentative="1">
      <w:start w:val="1"/>
      <w:numFmt w:val="bullet"/>
      <w:lvlText w:val="•"/>
      <w:lvlJc w:val="left"/>
      <w:pPr>
        <w:tabs>
          <w:tab w:val="num" w:pos="6480"/>
        </w:tabs>
        <w:ind w:left="6480" w:hanging="360"/>
      </w:pPr>
      <w:rPr>
        <w:rFonts w:ascii="Arial" w:hAnsi="Arial" w:hint="default"/>
      </w:rPr>
    </w:lvl>
  </w:abstractNum>
  <w:abstractNum w:abstractNumId="12">
    <w:nsid w:val="57616937"/>
    <w:multiLevelType w:val="hybridMultilevel"/>
    <w:tmpl w:val="6A4C7D8C"/>
    <w:lvl w:ilvl="0" w:tplc="BFC8E7E0">
      <w:start w:val="1"/>
      <w:numFmt w:val="bullet"/>
      <w:lvlText w:val="•"/>
      <w:lvlJc w:val="left"/>
      <w:pPr>
        <w:tabs>
          <w:tab w:val="num" w:pos="720"/>
        </w:tabs>
        <w:ind w:left="720" w:hanging="360"/>
      </w:pPr>
      <w:rPr>
        <w:rFonts w:ascii="Arial" w:hAnsi="Arial" w:hint="default"/>
      </w:rPr>
    </w:lvl>
    <w:lvl w:ilvl="1" w:tplc="3948E9B8" w:tentative="1">
      <w:start w:val="1"/>
      <w:numFmt w:val="bullet"/>
      <w:lvlText w:val="•"/>
      <w:lvlJc w:val="left"/>
      <w:pPr>
        <w:tabs>
          <w:tab w:val="num" w:pos="1440"/>
        </w:tabs>
        <w:ind w:left="1440" w:hanging="360"/>
      </w:pPr>
      <w:rPr>
        <w:rFonts w:ascii="Arial" w:hAnsi="Arial" w:hint="default"/>
      </w:rPr>
    </w:lvl>
    <w:lvl w:ilvl="2" w:tplc="F4D886CA" w:tentative="1">
      <w:start w:val="1"/>
      <w:numFmt w:val="bullet"/>
      <w:lvlText w:val="•"/>
      <w:lvlJc w:val="left"/>
      <w:pPr>
        <w:tabs>
          <w:tab w:val="num" w:pos="2160"/>
        </w:tabs>
        <w:ind w:left="2160" w:hanging="360"/>
      </w:pPr>
      <w:rPr>
        <w:rFonts w:ascii="Arial" w:hAnsi="Arial" w:hint="default"/>
      </w:rPr>
    </w:lvl>
    <w:lvl w:ilvl="3" w:tplc="86E69C9A" w:tentative="1">
      <w:start w:val="1"/>
      <w:numFmt w:val="bullet"/>
      <w:lvlText w:val="•"/>
      <w:lvlJc w:val="left"/>
      <w:pPr>
        <w:tabs>
          <w:tab w:val="num" w:pos="2880"/>
        </w:tabs>
        <w:ind w:left="2880" w:hanging="360"/>
      </w:pPr>
      <w:rPr>
        <w:rFonts w:ascii="Arial" w:hAnsi="Arial" w:hint="default"/>
      </w:rPr>
    </w:lvl>
    <w:lvl w:ilvl="4" w:tplc="3D1259D4" w:tentative="1">
      <w:start w:val="1"/>
      <w:numFmt w:val="bullet"/>
      <w:lvlText w:val="•"/>
      <w:lvlJc w:val="left"/>
      <w:pPr>
        <w:tabs>
          <w:tab w:val="num" w:pos="3600"/>
        </w:tabs>
        <w:ind w:left="3600" w:hanging="360"/>
      </w:pPr>
      <w:rPr>
        <w:rFonts w:ascii="Arial" w:hAnsi="Arial" w:hint="default"/>
      </w:rPr>
    </w:lvl>
    <w:lvl w:ilvl="5" w:tplc="AD5C3416" w:tentative="1">
      <w:start w:val="1"/>
      <w:numFmt w:val="bullet"/>
      <w:lvlText w:val="•"/>
      <w:lvlJc w:val="left"/>
      <w:pPr>
        <w:tabs>
          <w:tab w:val="num" w:pos="4320"/>
        </w:tabs>
        <w:ind w:left="4320" w:hanging="360"/>
      </w:pPr>
      <w:rPr>
        <w:rFonts w:ascii="Arial" w:hAnsi="Arial" w:hint="default"/>
      </w:rPr>
    </w:lvl>
    <w:lvl w:ilvl="6" w:tplc="A362784C" w:tentative="1">
      <w:start w:val="1"/>
      <w:numFmt w:val="bullet"/>
      <w:lvlText w:val="•"/>
      <w:lvlJc w:val="left"/>
      <w:pPr>
        <w:tabs>
          <w:tab w:val="num" w:pos="5040"/>
        </w:tabs>
        <w:ind w:left="5040" w:hanging="360"/>
      </w:pPr>
      <w:rPr>
        <w:rFonts w:ascii="Arial" w:hAnsi="Arial" w:hint="default"/>
      </w:rPr>
    </w:lvl>
    <w:lvl w:ilvl="7" w:tplc="74625032" w:tentative="1">
      <w:start w:val="1"/>
      <w:numFmt w:val="bullet"/>
      <w:lvlText w:val="•"/>
      <w:lvlJc w:val="left"/>
      <w:pPr>
        <w:tabs>
          <w:tab w:val="num" w:pos="5760"/>
        </w:tabs>
        <w:ind w:left="5760" w:hanging="360"/>
      </w:pPr>
      <w:rPr>
        <w:rFonts w:ascii="Arial" w:hAnsi="Arial" w:hint="default"/>
      </w:rPr>
    </w:lvl>
    <w:lvl w:ilvl="8" w:tplc="080295A6" w:tentative="1">
      <w:start w:val="1"/>
      <w:numFmt w:val="bullet"/>
      <w:lvlText w:val="•"/>
      <w:lvlJc w:val="left"/>
      <w:pPr>
        <w:tabs>
          <w:tab w:val="num" w:pos="6480"/>
        </w:tabs>
        <w:ind w:left="6480" w:hanging="360"/>
      </w:pPr>
      <w:rPr>
        <w:rFonts w:ascii="Arial" w:hAnsi="Arial" w:hint="default"/>
      </w:rPr>
    </w:lvl>
  </w:abstractNum>
  <w:abstractNum w:abstractNumId="13">
    <w:nsid w:val="59846C5E"/>
    <w:multiLevelType w:val="hybridMultilevel"/>
    <w:tmpl w:val="3ED84B5C"/>
    <w:lvl w:ilvl="0" w:tplc="9FD43792">
      <w:start w:val="1"/>
      <w:numFmt w:val="bullet"/>
      <w:lvlText w:val="–"/>
      <w:lvlJc w:val="left"/>
      <w:pPr>
        <w:tabs>
          <w:tab w:val="num" w:pos="720"/>
        </w:tabs>
        <w:ind w:left="720" w:hanging="360"/>
      </w:pPr>
      <w:rPr>
        <w:rFonts w:ascii="Arial" w:hAnsi="Arial" w:hint="default"/>
      </w:rPr>
    </w:lvl>
    <w:lvl w:ilvl="1" w:tplc="24181398">
      <w:start w:val="1"/>
      <w:numFmt w:val="bullet"/>
      <w:lvlText w:val="–"/>
      <w:lvlJc w:val="left"/>
      <w:pPr>
        <w:tabs>
          <w:tab w:val="num" w:pos="1440"/>
        </w:tabs>
        <w:ind w:left="1440" w:hanging="360"/>
      </w:pPr>
      <w:rPr>
        <w:rFonts w:ascii="Arial" w:hAnsi="Arial" w:hint="default"/>
      </w:rPr>
    </w:lvl>
    <w:lvl w:ilvl="2" w:tplc="0EC63308" w:tentative="1">
      <w:start w:val="1"/>
      <w:numFmt w:val="bullet"/>
      <w:lvlText w:val="–"/>
      <w:lvlJc w:val="left"/>
      <w:pPr>
        <w:tabs>
          <w:tab w:val="num" w:pos="2160"/>
        </w:tabs>
        <w:ind w:left="2160" w:hanging="360"/>
      </w:pPr>
      <w:rPr>
        <w:rFonts w:ascii="Arial" w:hAnsi="Arial" w:hint="default"/>
      </w:rPr>
    </w:lvl>
    <w:lvl w:ilvl="3" w:tplc="0B04F7DE" w:tentative="1">
      <w:start w:val="1"/>
      <w:numFmt w:val="bullet"/>
      <w:lvlText w:val="–"/>
      <w:lvlJc w:val="left"/>
      <w:pPr>
        <w:tabs>
          <w:tab w:val="num" w:pos="2880"/>
        </w:tabs>
        <w:ind w:left="2880" w:hanging="360"/>
      </w:pPr>
      <w:rPr>
        <w:rFonts w:ascii="Arial" w:hAnsi="Arial" w:hint="default"/>
      </w:rPr>
    </w:lvl>
    <w:lvl w:ilvl="4" w:tplc="BF443982" w:tentative="1">
      <w:start w:val="1"/>
      <w:numFmt w:val="bullet"/>
      <w:lvlText w:val="–"/>
      <w:lvlJc w:val="left"/>
      <w:pPr>
        <w:tabs>
          <w:tab w:val="num" w:pos="3600"/>
        </w:tabs>
        <w:ind w:left="3600" w:hanging="360"/>
      </w:pPr>
      <w:rPr>
        <w:rFonts w:ascii="Arial" w:hAnsi="Arial" w:hint="default"/>
      </w:rPr>
    </w:lvl>
    <w:lvl w:ilvl="5" w:tplc="A052150C" w:tentative="1">
      <w:start w:val="1"/>
      <w:numFmt w:val="bullet"/>
      <w:lvlText w:val="–"/>
      <w:lvlJc w:val="left"/>
      <w:pPr>
        <w:tabs>
          <w:tab w:val="num" w:pos="4320"/>
        </w:tabs>
        <w:ind w:left="4320" w:hanging="360"/>
      </w:pPr>
      <w:rPr>
        <w:rFonts w:ascii="Arial" w:hAnsi="Arial" w:hint="default"/>
      </w:rPr>
    </w:lvl>
    <w:lvl w:ilvl="6" w:tplc="F32C652A" w:tentative="1">
      <w:start w:val="1"/>
      <w:numFmt w:val="bullet"/>
      <w:lvlText w:val="–"/>
      <w:lvlJc w:val="left"/>
      <w:pPr>
        <w:tabs>
          <w:tab w:val="num" w:pos="5040"/>
        </w:tabs>
        <w:ind w:left="5040" w:hanging="360"/>
      </w:pPr>
      <w:rPr>
        <w:rFonts w:ascii="Arial" w:hAnsi="Arial" w:hint="default"/>
      </w:rPr>
    </w:lvl>
    <w:lvl w:ilvl="7" w:tplc="9A66B01C" w:tentative="1">
      <w:start w:val="1"/>
      <w:numFmt w:val="bullet"/>
      <w:lvlText w:val="–"/>
      <w:lvlJc w:val="left"/>
      <w:pPr>
        <w:tabs>
          <w:tab w:val="num" w:pos="5760"/>
        </w:tabs>
        <w:ind w:left="5760" w:hanging="360"/>
      </w:pPr>
      <w:rPr>
        <w:rFonts w:ascii="Arial" w:hAnsi="Arial" w:hint="default"/>
      </w:rPr>
    </w:lvl>
    <w:lvl w:ilvl="8" w:tplc="D452C72C" w:tentative="1">
      <w:start w:val="1"/>
      <w:numFmt w:val="bullet"/>
      <w:lvlText w:val="–"/>
      <w:lvlJc w:val="left"/>
      <w:pPr>
        <w:tabs>
          <w:tab w:val="num" w:pos="6480"/>
        </w:tabs>
        <w:ind w:left="6480" w:hanging="360"/>
      </w:pPr>
      <w:rPr>
        <w:rFonts w:ascii="Arial" w:hAnsi="Arial" w:hint="default"/>
      </w:rPr>
    </w:lvl>
  </w:abstractNum>
  <w:abstractNum w:abstractNumId="14">
    <w:nsid w:val="6CF373A8"/>
    <w:multiLevelType w:val="hybridMultilevel"/>
    <w:tmpl w:val="7EBEA282"/>
    <w:lvl w:ilvl="0" w:tplc="CB9E0AD2">
      <w:start w:val="1"/>
      <w:numFmt w:val="bullet"/>
      <w:lvlText w:val="•"/>
      <w:lvlJc w:val="left"/>
      <w:pPr>
        <w:tabs>
          <w:tab w:val="num" w:pos="720"/>
        </w:tabs>
        <w:ind w:left="720" w:hanging="360"/>
      </w:pPr>
      <w:rPr>
        <w:rFonts w:ascii="Arial" w:hAnsi="Arial" w:hint="default"/>
      </w:rPr>
    </w:lvl>
    <w:lvl w:ilvl="1" w:tplc="5DDC5E28">
      <w:start w:val="764"/>
      <w:numFmt w:val="bullet"/>
      <w:lvlText w:val="–"/>
      <w:lvlJc w:val="left"/>
      <w:pPr>
        <w:tabs>
          <w:tab w:val="num" w:pos="1440"/>
        </w:tabs>
        <w:ind w:left="1440" w:hanging="360"/>
      </w:pPr>
      <w:rPr>
        <w:rFonts w:ascii="Arial" w:hAnsi="Arial" w:hint="default"/>
      </w:rPr>
    </w:lvl>
    <w:lvl w:ilvl="2" w:tplc="84F89148">
      <w:start w:val="764"/>
      <w:numFmt w:val="bullet"/>
      <w:lvlText w:val=""/>
      <w:lvlJc w:val="left"/>
      <w:pPr>
        <w:tabs>
          <w:tab w:val="num" w:pos="2160"/>
        </w:tabs>
        <w:ind w:left="2160" w:hanging="360"/>
      </w:pPr>
      <w:rPr>
        <w:rFonts w:ascii="Wingdings" w:hAnsi="Wingdings" w:hint="default"/>
      </w:rPr>
    </w:lvl>
    <w:lvl w:ilvl="3" w:tplc="E292AC5A" w:tentative="1">
      <w:start w:val="1"/>
      <w:numFmt w:val="bullet"/>
      <w:lvlText w:val="•"/>
      <w:lvlJc w:val="left"/>
      <w:pPr>
        <w:tabs>
          <w:tab w:val="num" w:pos="2880"/>
        </w:tabs>
        <w:ind w:left="2880" w:hanging="360"/>
      </w:pPr>
      <w:rPr>
        <w:rFonts w:ascii="Arial" w:hAnsi="Arial" w:hint="default"/>
      </w:rPr>
    </w:lvl>
    <w:lvl w:ilvl="4" w:tplc="7D5C9C34" w:tentative="1">
      <w:start w:val="1"/>
      <w:numFmt w:val="bullet"/>
      <w:lvlText w:val="•"/>
      <w:lvlJc w:val="left"/>
      <w:pPr>
        <w:tabs>
          <w:tab w:val="num" w:pos="3600"/>
        </w:tabs>
        <w:ind w:left="3600" w:hanging="360"/>
      </w:pPr>
      <w:rPr>
        <w:rFonts w:ascii="Arial" w:hAnsi="Arial" w:hint="default"/>
      </w:rPr>
    </w:lvl>
    <w:lvl w:ilvl="5" w:tplc="ED88164E" w:tentative="1">
      <w:start w:val="1"/>
      <w:numFmt w:val="bullet"/>
      <w:lvlText w:val="•"/>
      <w:lvlJc w:val="left"/>
      <w:pPr>
        <w:tabs>
          <w:tab w:val="num" w:pos="4320"/>
        </w:tabs>
        <w:ind w:left="4320" w:hanging="360"/>
      </w:pPr>
      <w:rPr>
        <w:rFonts w:ascii="Arial" w:hAnsi="Arial" w:hint="default"/>
      </w:rPr>
    </w:lvl>
    <w:lvl w:ilvl="6" w:tplc="146E0494" w:tentative="1">
      <w:start w:val="1"/>
      <w:numFmt w:val="bullet"/>
      <w:lvlText w:val="•"/>
      <w:lvlJc w:val="left"/>
      <w:pPr>
        <w:tabs>
          <w:tab w:val="num" w:pos="5040"/>
        </w:tabs>
        <w:ind w:left="5040" w:hanging="360"/>
      </w:pPr>
      <w:rPr>
        <w:rFonts w:ascii="Arial" w:hAnsi="Arial" w:hint="default"/>
      </w:rPr>
    </w:lvl>
    <w:lvl w:ilvl="7" w:tplc="245A1C90" w:tentative="1">
      <w:start w:val="1"/>
      <w:numFmt w:val="bullet"/>
      <w:lvlText w:val="•"/>
      <w:lvlJc w:val="left"/>
      <w:pPr>
        <w:tabs>
          <w:tab w:val="num" w:pos="5760"/>
        </w:tabs>
        <w:ind w:left="5760" w:hanging="360"/>
      </w:pPr>
      <w:rPr>
        <w:rFonts w:ascii="Arial" w:hAnsi="Arial" w:hint="default"/>
      </w:rPr>
    </w:lvl>
    <w:lvl w:ilvl="8" w:tplc="181EADAA" w:tentative="1">
      <w:start w:val="1"/>
      <w:numFmt w:val="bullet"/>
      <w:lvlText w:val="•"/>
      <w:lvlJc w:val="left"/>
      <w:pPr>
        <w:tabs>
          <w:tab w:val="num" w:pos="6480"/>
        </w:tabs>
        <w:ind w:left="6480" w:hanging="360"/>
      </w:pPr>
      <w:rPr>
        <w:rFonts w:ascii="Arial" w:hAnsi="Arial" w:hint="default"/>
      </w:rPr>
    </w:lvl>
  </w:abstractNum>
  <w:abstractNum w:abstractNumId="15">
    <w:nsid w:val="6E922CEA"/>
    <w:multiLevelType w:val="hybridMultilevel"/>
    <w:tmpl w:val="A926BDD6"/>
    <w:lvl w:ilvl="0" w:tplc="4784F162">
      <w:start w:val="1"/>
      <w:numFmt w:val="bullet"/>
      <w:lvlText w:val="•"/>
      <w:lvlJc w:val="left"/>
      <w:pPr>
        <w:tabs>
          <w:tab w:val="num" w:pos="720"/>
        </w:tabs>
        <w:ind w:left="720" w:hanging="360"/>
      </w:pPr>
      <w:rPr>
        <w:rFonts w:ascii="Arial" w:hAnsi="Arial" w:hint="default"/>
      </w:rPr>
    </w:lvl>
    <w:lvl w:ilvl="1" w:tplc="F9FCFD16" w:tentative="1">
      <w:start w:val="1"/>
      <w:numFmt w:val="bullet"/>
      <w:lvlText w:val="•"/>
      <w:lvlJc w:val="left"/>
      <w:pPr>
        <w:tabs>
          <w:tab w:val="num" w:pos="1440"/>
        </w:tabs>
        <w:ind w:left="1440" w:hanging="360"/>
      </w:pPr>
      <w:rPr>
        <w:rFonts w:ascii="Arial" w:hAnsi="Arial" w:hint="default"/>
      </w:rPr>
    </w:lvl>
    <w:lvl w:ilvl="2" w:tplc="BD7CBA30" w:tentative="1">
      <w:start w:val="1"/>
      <w:numFmt w:val="bullet"/>
      <w:lvlText w:val="•"/>
      <w:lvlJc w:val="left"/>
      <w:pPr>
        <w:tabs>
          <w:tab w:val="num" w:pos="2160"/>
        </w:tabs>
        <w:ind w:left="2160" w:hanging="360"/>
      </w:pPr>
      <w:rPr>
        <w:rFonts w:ascii="Arial" w:hAnsi="Arial" w:hint="default"/>
      </w:rPr>
    </w:lvl>
    <w:lvl w:ilvl="3" w:tplc="7B42FAB0" w:tentative="1">
      <w:start w:val="1"/>
      <w:numFmt w:val="bullet"/>
      <w:lvlText w:val="•"/>
      <w:lvlJc w:val="left"/>
      <w:pPr>
        <w:tabs>
          <w:tab w:val="num" w:pos="2880"/>
        </w:tabs>
        <w:ind w:left="2880" w:hanging="360"/>
      </w:pPr>
      <w:rPr>
        <w:rFonts w:ascii="Arial" w:hAnsi="Arial" w:hint="default"/>
      </w:rPr>
    </w:lvl>
    <w:lvl w:ilvl="4" w:tplc="C3C05786" w:tentative="1">
      <w:start w:val="1"/>
      <w:numFmt w:val="bullet"/>
      <w:lvlText w:val="•"/>
      <w:lvlJc w:val="left"/>
      <w:pPr>
        <w:tabs>
          <w:tab w:val="num" w:pos="3600"/>
        </w:tabs>
        <w:ind w:left="3600" w:hanging="360"/>
      </w:pPr>
      <w:rPr>
        <w:rFonts w:ascii="Arial" w:hAnsi="Arial" w:hint="default"/>
      </w:rPr>
    </w:lvl>
    <w:lvl w:ilvl="5" w:tplc="35E4EB70" w:tentative="1">
      <w:start w:val="1"/>
      <w:numFmt w:val="bullet"/>
      <w:lvlText w:val="•"/>
      <w:lvlJc w:val="left"/>
      <w:pPr>
        <w:tabs>
          <w:tab w:val="num" w:pos="4320"/>
        </w:tabs>
        <w:ind w:left="4320" w:hanging="360"/>
      </w:pPr>
      <w:rPr>
        <w:rFonts w:ascii="Arial" w:hAnsi="Arial" w:hint="default"/>
      </w:rPr>
    </w:lvl>
    <w:lvl w:ilvl="6" w:tplc="BC0236A6" w:tentative="1">
      <w:start w:val="1"/>
      <w:numFmt w:val="bullet"/>
      <w:lvlText w:val="•"/>
      <w:lvlJc w:val="left"/>
      <w:pPr>
        <w:tabs>
          <w:tab w:val="num" w:pos="5040"/>
        </w:tabs>
        <w:ind w:left="5040" w:hanging="360"/>
      </w:pPr>
      <w:rPr>
        <w:rFonts w:ascii="Arial" w:hAnsi="Arial" w:hint="default"/>
      </w:rPr>
    </w:lvl>
    <w:lvl w:ilvl="7" w:tplc="0C8A5D44" w:tentative="1">
      <w:start w:val="1"/>
      <w:numFmt w:val="bullet"/>
      <w:lvlText w:val="•"/>
      <w:lvlJc w:val="left"/>
      <w:pPr>
        <w:tabs>
          <w:tab w:val="num" w:pos="5760"/>
        </w:tabs>
        <w:ind w:left="5760" w:hanging="360"/>
      </w:pPr>
      <w:rPr>
        <w:rFonts w:ascii="Arial" w:hAnsi="Arial" w:hint="default"/>
      </w:rPr>
    </w:lvl>
    <w:lvl w:ilvl="8" w:tplc="869C9A0A" w:tentative="1">
      <w:start w:val="1"/>
      <w:numFmt w:val="bullet"/>
      <w:lvlText w:val="•"/>
      <w:lvlJc w:val="left"/>
      <w:pPr>
        <w:tabs>
          <w:tab w:val="num" w:pos="6480"/>
        </w:tabs>
        <w:ind w:left="6480" w:hanging="360"/>
      </w:pPr>
      <w:rPr>
        <w:rFonts w:ascii="Arial" w:hAnsi="Arial" w:hint="default"/>
      </w:rPr>
    </w:lvl>
  </w:abstractNum>
  <w:abstractNum w:abstractNumId="16">
    <w:nsid w:val="729A5FBB"/>
    <w:multiLevelType w:val="hybridMultilevel"/>
    <w:tmpl w:val="918A050C"/>
    <w:lvl w:ilvl="0" w:tplc="EB36238C">
      <w:start w:val="1"/>
      <w:numFmt w:val="bullet"/>
      <w:lvlText w:val="•"/>
      <w:lvlJc w:val="left"/>
      <w:pPr>
        <w:tabs>
          <w:tab w:val="num" w:pos="720"/>
        </w:tabs>
        <w:ind w:left="720" w:hanging="360"/>
      </w:pPr>
      <w:rPr>
        <w:rFonts w:ascii="Arial" w:hAnsi="Arial" w:hint="default"/>
      </w:rPr>
    </w:lvl>
    <w:lvl w:ilvl="1" w:tplc="1AE64956" w:tentative="1">
      <w:start w:val="1"/>
      <w:numFmt w:val="bullet"/>
      <w:lvlText w:val="•"/>
      <w:lvlJc w:val="left"/>
      <w:pPr>
        <w:tabs>
          <w:tab w:val="num" w:pos="1440"/>
        </w:tabs>
        <w:ind w:left="1440" w:hanging="360"/>
      </w:pPr>
      <w:rPr>
        <w:rFonts w:ascii="Arial" w:hAnsi="Arial" w:hint="default"/>
      </w:rPr>
    </w:lvl>
    <w:lvl w:ilvl="2" w:tplc="F94EA8A8" w:tentative="1">
      <w:start w:val="1"/>
      <w:numFmt w:val="bullet"/>
      <w:lvlText w:val="•"/>
      <w:lvlJc w:val="left"/>
      <w:pPr>
        <w:tabs>
          <w:tab w:val="num" w:pos="2160"/>
        </w:tabs>
        <w:ind w:left="2160" w:hanging="360"/>
      </w:pPr>
      <w:rPr>
        <w:rFonts w:ascii="Arial" w:hAnsi="Arial" w:hint="default"/>
      </w:rPr>
    </w:lvl>
    <w:lvl w:ilvl="3" w:tplc="AD4813B8" w:tentative="1">
      <w:start w:val="1"/>
      <w:numFmt w:val="bullet"/>
      <w:lvlText w:val="•"/>
      <w:lvlJc w:val="left"/>
      <w:pPr>
        <w:tabs>
          <w:tab w:val="num" w:pos="2880"/>
        </w:tabs>
        <w:ind w:left="2880" w:hanging="360"/>
      </w:pPr>
      <w:rPr>
        <w:rFonts w:ascii="Arial" w:hAnsi="Arial" w:hint="default"/>
      </w:rPr>
    </w:lvl>
    <w:lvl w:ilvl="4" w:tplc="ECF4086A" w:tentative="1">
      <w:start w:val="1"/>
      <w:numFmt w:val="bullet"/>
      <w:lvlText w:val="•"/>
      <w:lvlJc w:val="left"/>
      <w:pPr>
        <w:tabs>
          <w:tab w:val="num" w:pos="3600"/>
        </w:tabs>
        <w:ind w:left="3600" w:hanging="360"/>
      </w:pPr>
      <w:rPr>
        <w:rFonts w:ascii="Arial" w:hAnsi="Arial" w:hint="default"/>
      </w:rPr>
    </w:lvl>
    <w:lvl w:ilvl="5" w:tplc="2B72239E" w:tentative="1">
      <w:start w:val="1"/>
      <w:numFmt w:val="bullet"/>
      <w:lvlText w:val="•"/>
      <w:lvlJc w:val="left"/>
      <w:pPr>
        <w:tabs>
          <w:tab w:val="num" w:pos="4320"/>
        </w:tabs>
        <w:ind w:left="4320" w:hanging="360"/>
      </w:pPr>
      <w:rPr>
        <w:rFonts w:ascii="Arial" w:hAnsi="Arial" w:hint="default"/>
      </w:rPr>
    </w:lvl>
    <w:lvl w:ilvl="6" w:tplc="CFE2CC76" w:tentative="1">
      <w:start w:val="1"/>
      <w:numFmt w:val="bullet"/>
      <w:lvlText w:val="•"/>
      <w:lvlJc w:val="left"/>
      <w:pPr>
        <w:tabs>
          <w:tab w:val="num" w:pos="5040"/>
        </w:tabs>
        <w:ind w:left="5040" w:hanging="360"/>
      </w:pPr>
      <w:rPr>
        <w:rFonts w:ascii="Arial" w:hAnsi="Arial" w:hint="default"/>
      </w:rPr>
    </w:lvl>
    <w:lvl w:ilvl="7" w:tplc="7EB683F8" w:tentative="1">
      <w:start w:val="1"/>
      <w:numFmt w:val="bullet"/>
      <w:lvlText w:val="•"/>
      <w:lvlJc w:val="left"/>
      <w:pPr>
        <w:tabs>
          <w:tab w:val="num" w:pos="5760"/>
        </w:tabs>
        <w:ind w:left="5760" w:hanging="360"/>
      </w:pPr>
      <w:rPr>
        <w:rFonts w:ascii="Arial" w:hAnsi="Arial" w:hint="default"/>
      </w:rPr>
    </w:lvl>
    <w:lvl w:ilvl="8" w:tplc="2FE6E5E8" w:tentative="1">
      <w:start w:val="1"/>
      <w:numFmt w:val="bullet"/>
      <w:lvlText w:val="•"/>
      <w:lvlJc w:val="left"/>
      <w:pPr>
        <w:tabs>
          <w:tab w:val="num" w:pos="6480"/>
        </w:tabs>
        <w:ind w:left="6480" w:hanging="360"/>
      </w:pPr>
      <w:rPr>
        <w:rFonts w:ascii="Arial" w:hAnsi="Arial" w:hint="default"/>
      </w:rPr>
    </w:lvl>
  </w:abstractNum>
  <w:abstractNum w:abstractNumId="17">
    <w:nsid w:val="7D0D33ED"/>
    <w:multiLevelType w:val="hybridMultilevel"/>
    <w:tmpl w:val="9D683B0E"/>
    <w:lvl w:ilvl="0" w:tplc="E6EC8216">
      <w:start w:val="1"/>
      <w:numFmt w:val="bullet"/>
      <w:lvlText w:val="–"/>
      <w:lvlJc w:val="left"/>
      <w:pPr>
        <w:tabs>
          <w:tab w:val="num" w:pos="720"/>
        </w:tabs>
        <w:ind w:left="720" w:hanging="360"/>
      </w:pPr>
      <w:rPr>
        <w:rFonts w:ascii="Arial" w:hAnsi="Arial" w:hint="default"/>
      </w:rPr>
    </w:lvl>
    <w:lvl w:ilvl="1" w:tplc="24460B30">
      <w:start w:val="1"/>
      <w:numFmt w:val="bullet"/>
      <w:lvlText w:val="–"/>
      <w:lvlJc w:val="left"/>
      <w:pPr>
        <w:tabs>
          <w:tab w:val="num" w:pos="1440"/>
        </w:tabs>
        <w:ind w:left="1440" w:hanging="360"/>
      </w:pPr>
      <w:rPr>
        <w:rFonts w:ascii="Arial" w:hAnsi="Arial" w:hint="default"/>
      </w:rPr>
    </w:lvl>
    <w:lvl w:ilvl="2" w:tplc="AEE65602" w:tentative="1">
      <w:start w:val="1"/>
      <w:numFmt w:val="bullet"/>
      <w:lvlText w:val="–"/>
      <w:lvlJc w:val="left"/>
      <w:pPr>
        <w:tabs>
          <w:tab w:val="num" w:pos="2160"/>
        </w:tabs>
        <w:ind w:left="2160" w:hanging="360"/>
      </w:pPr>
      <w:rPr>
        <w:rFonts w:ascii="Arial" w:hAnsi="Arial" w:hint="default"/>
      </w:rPr>
    </w:lvl>
    <w:lvl w:ilvl="3" w:tplc="F086EF7E" w:tentative="1">
      <w:start w:val="1"/>
      <w:numFmt w:val="bullet"/>
      <w:lvlText w:val="–"/>
      <w:lvlJc w:val="left"/>
      <w:pPr>
        <w:tabs>
          <w:tab w:val="num" w:pos="2880"/>
        </w:tabs>
        <w:ind w:left="2880" w:hanging="360"/>
      </w:pPr>
      <w:rPr>
        <w:rFonts w:ascii="Arial" w:hAnsi="Arial" w:hint="default"/>
      </w:rPr>
    </w:lvl>
    <w:lvl w:ilvl="4" w:tplc="4D8686EC" w:tentative="1">
      <w:start w:val="1"/>
      <w:numFmt w:val="bullet"/>
      <w:lvlText w:val="–"/>
      <w:lvlJc w:val="left"/>
      <w:pPr>
        <w:tabs>
          <w:tab w:val="num" w:pos="3600"/>
        </w:tabs>
        <w:ind w:left="3600" w:hanging="360"/>
      </w:pPr>
      <w:rPr>
        <w:rFonts w:ascii="Arial" w:hAnsi="Arial" w:hint="default"/>
      </w:rPr>
    </w:lvl>
    <w:lvl w:ilvl="5" w:tplc="8B7810CC" w:tentative="1">
      <w:start w:val="1"/>
      <w:numFmt w:val="bullet"/>
      <w:lvlText w:val="–"/>
      <w:lvlJc w:val="left"/>
      <w:pPr>
        <w:tabs>
          <w:tab w:val="num" w:pos="4320"/>
        </w:tabs>
        <w:ind w:left="4320" w:hanging="360"/>
      </w:pPr>
      <w:rPr>
        <w:rFonts w:ascii="Arial" w:hAnsi="Arial" w:hint="default"/>
      </w:rPr>
    </w:lvl>
    <w:lvl w:ilvl="6" w:tplc="9D961B4A" w:tentative="1">
      <w:start w:val="1"/>
      <w:numFmt w:val="bullet"/>
      <w:lvlText w:val="–"/>
      <w:lvlJc w:val="left"/>
      <w:pPr>
        <w:tabs>
          <w:tab w:val="num" w:pos="5040"/>
        </w:tabs>
        <w:ind w:left="5040" w:hanging="360"/>
      </w:pPr>
      <w:rPr>
        <w:rFonts w:ascii="Arial" w:hAnsi="Arial" w:hint="default"/>
      </w:rPr>
    </w:lvl>
    <w:lvl w:ilvl="7" w:tplc="59C41C4A" w:tentative="1">
      <w:start w:val="1"/>
      <w:numFmt w:val="bullet"/>
      <w:lvlText w:val="–"/>
      <w:lvlJc w:val="left"/>
      <w:pPr>
        <w:tabs>
          <w:tab w:val="num" w:pos="5760"/>
        </w:tabs>
        <w:ind w:left="5760" w:hanging="360"/>
      </w:pPr>
      <w:rPr>
        <w:rFonts w:ascii="Arial" w:hAnsi="Arial" w:hint="default"/>
      </w:rPr>
    </w:lvl>
    <w:lvl w:ilvl="8" w:tplc="C1485C0A" w:tentative="1">
      <w:start w:val="1"/>
      <w:numFmt w:val="bullet"/>
      <w:lvlText w:val="–"/>
      <w:lvlJc w:val="left"/>
      <w:pPr>
        <w:tabs>
          <w:tab w:val="num" w:pos="6480"/>
        </w:tabs>
        <w:ind w:left="6480" w:hanging="360"/>
      </w:pPr>
      <w:rPr>
        <w:rFonts w:ascii="Arial" w:hAnsi="Arial" w:hint="default"/>
      </w:rPr>
    </w:lvl>
  </w:abstractNum>
  <w:num w:numId="1">
    <w:abstractNumId w:val="6"/>
  </w:num>
  <w:num w:numId="2">
    <w:abstractNumId w:val="12"/>
  </w:num>
  <w:num w:numId="3">
    <w:abstractNumId w:val="7"/>
  </w:num>
  <w:num w:numId="4">
    <w:abstractNumId w:val="14"/>
  </w:num>
  <w:num w:numId="5">
    <w:abstractNumId w:val="3"/>
  </w:num>
  <w:num w:numId="6">
    <w:abstractNumId w:val="9"/>
  </w:num>
  <w:num w:numId="7">
    <w:abstractNumId w:val="2"/>
  </w:num>
  <w:num w:numId="8">
    <w:abstractNumId w:val="8"/>
  </w:num>
  <w:num w:numId="9">
    <w:abstractNumId w:val="5"/>
  </w:num>
  <w:num w:numId="10">
    <w:abstractNumId w:val="10"/>
  </w:num>
  <w:num w:numId="11">
    <w:abstractNumId w:val="17"/>
  </w:num>
  <w:num w:numId="12">
    <w:abstractNumId w:val="1"/>
  </w:num>
  <w:num w:numId="13">
    <w:abstractNumId w:val="11"/>
  </w:num>
  <w:num w:numId="14">
    <w:abstractNumId w:val="0"/>
  </w:num>
  <w:num w:numId="15">
    <w:abstractNumId w:val="13"/>
  </w:num>
  <w:num w:numId="16">
    <w:abstractNumId w:val="4"/>
  </w:num>
  <w:num w:numId="17">
    <w:abstractNumId w:val="15"/>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710B"/>
    <w:rsid w:val="000120C5"/>
    <w:rsid w:val="00070828"/>
    <w:rsid w:val="000F0330"/>
    <w:rsid w:val="001824A7"/>
    <w:rsid w:val="001A064D"/>
    <w:rsid w:val="001D2A1B"/>
    <w:rsid w:val="001D3690"/>
    <w:rsid w:val="001D4C96"/>
    <w:rsid w:val="001F6ED5"/>
    <w:rsid w:val="00223FB0"/>
    <w:rsid w:val="00242162"/>
    <w:rsid w:val="002464E5"/>
    <w:rsid w:val="002F6815"/>
    <w:rsid w:val="003241DC"/>
    <w:rsid w:val="00367F42"/>
    <w:rsid w:val="00391830"/>
    <w:rsid w:val="003C3196"/>
    <w:rsid w:val="003E72C9"/>
    <w:rsid w:val="003F658E"/>
    <w:rsid w:val="00437A0E"/>
    <w:rsid w:val="0049710B"/>
    <w:rsid w:val="005106F0"/>
    <w:rsid w:val="00515B17"/>
    <w:rsid w:val="00531123"/>
    <w:rsid w:val="0058117B"/>
    <w:rsid w:val="006171FC"/>
    <w:rsid w:val="00632A3D"/>
    <w:rsid w:val="00641DD0"/>
    <w:rsid w:val="00673D7F"/>
    <w:rsid w:val="006B3971"/>
    <w:rsid w:val="006E0B1D"/>
    <w:rsid w:val="0070360E"/>
    <w:rsid w:val="00706D1D"/>
    <w:rsid w:val="00707A36"/>
    <w:rsid w:val="00740812"/>
    <w:rsid w:val="007E40E7"/>
    <w:rsid w:val="008156AF"/>
    <w:rsid w:val="00816F78"/>
    <w:rsid w:val="00843961"/>
    <w:rsid w:val="008C2D52"/>
    <w:rsid w:val="008E1916"/>
    <w:rsid w:val="00954973"/>
    <w:rsid w:val="009748DC"/>
    <w:rsid w:val="009A7953"/>
    <w:rsid w:val="009D2354"/>
    <w:rsid w:val="00A93C8C"/>
    <w:rsid w:val="00AA1AC9"/>
    <w:rsid w:val="00AA713B"/>
    <w:rsid w:val="00AF3D3E"/>
    <w:rsid w:val="00BC12FD"/>
    <w:rsid w:val="00BE5EDB"/>
    <w:rsid w:val="00C3264F"/>
    <w:rsid w:val="00C42D9E"/>
    <w:rsid w:val="00C77AD4"/>
    <w:rsid w:val="00C80976"/>
    <w:rsid w:val="00CC4F82"/>
    <w:rsid w:val="00CE4606"/>
    <w:rsid w:val="00D04846"/>
    <w:rsid w:val="00D15708"/>
    <w:rsid w:val="00D36757"/>
    <w:rsid w:val="00D56752"/>
    <w:rsid w:val="00E22B47"/>
    <w:rsid w:val="00E350A2"/>
    <w:rsid w:val="00E40B05"/>
    <w:rsid w:val="00EB0894"/>
    <w:rsid w:val="00EB6A4B"/>
    <w:rsid w:val="00ED3E87"/>
    <w:rsid w:val="00EF335E"/>
    <w:rsid w:val="00F32B98"/>
    <w:rsid w:val="00FC57F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E22B4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E191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223FB0"/>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9710B"/>
    <w:pPr>
      <w:ind w:left="720"/>
      <w:contextualSpacing/>
    </w:pPr>
  </w:style>
  <w:style w:type="character" w:styleId="Lienhypertexte">
    <w:name w:val="Hyperlink"/>
    <w:basedOn w:val="Policepardfaut"/>
    <w:uiPriority w:val="99"/>
    <w:unhideWhenUsed/>
    <w:rsid w:val="0049710B"/>
    <w:rPr>
      <w:color w:val="0000FF" w:themeColor="hyperlink"/>
      <w:u w:val="single"/>
    </w:rPr>
  </w:style>
  <w:style w:type="paragraph" w:styleId="Sansinterligne">
    <w:name w:val="No Spacing"/>
    <w:uiPriority w:val="1"/>
    <w:qFormat/>
    <w:rsid w:val="0049710B"/>
    <w:pPr>
      <w:spacing w:after="0" w:line="240" w:lineRule="auto"/>
    </w:pPr>
  </w:style>
  <w:style w:type="character" w:customStyle="1" w:styleId="Titre1Car">
    <w:name w:val="Titre 1 Car"/>
    <w:basedOn w:val="Policepardfaut"/>
    <w:link w:val="Titre1"/>
    <w:uiPriority w:val="9"/>
    <w:rsid w:val="00E22B47"/>
    <w:rPr>
      <w:rFonts w:asciiTheme="majorHAnsi" w:eastAsiaTheme="majorEastAsia" w:hAnsiTheme="majorHAnsi" w:cstheme="majorBidi"/>
      <w:b/>
      <w:bCs/>
      <w:color w:val="365F91" w:themeColor="accent1" w:themeShade="BF"/>
      <w:sz w:val="28"/>
      <w:szCs w:val="28"/>
    </w:rPr>
  </w:style>
  <w:style w:type="paragraph" w:styleId="Titre">
    <w:name w:val="Title"/>
    <w:basedOn w:val="Normal"/>
    <w:next w:val="Normal"/>
    <w:link w:val="TitreCar"/>
    <w:uiPriority w:val="10"/>
    <w:qFormat/>
    <w:rsid w:val="006E0B1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6E0B1D"/>
    <w:rPr>
      <w:rFonts w:asciiTheme="majorHAnsi" w:eastAsiaTheme="majorEastAsia" w:hAnsiTheme="majorHAnsi" w:cstheme="majorBidi"/>
      <w:color w:val="17365D" w:themeColor="text2" w:themeShade="BF"/>
      <w:spacing w:val="5"/>
      <w:kern w:val="28"/>
      <w:sz w:val="52"/>
      <w:szCs w:val="52"/>
    </w:rPr>
  </w:style>
  <w:style w:type="character" w:customStyle="1" w:styleId="Titre2Car">
    <w:name w:val="Titre 2 Car"/>
    <w:basedOn w:val="Policepardfaut"/>
    <w:link w:val="Titre2"/>
    <w:uiPriority w:val="9"/>
    <w:rsid w:val="008E1916"/>
    <w:rPr>
      <w:rFonts w:asciiTheme="majorHAnsi" w:eastAsiaTheme="majorEastAsia" w:hAnsiTheme="majorHAnsi" w:cstheme="majorBidi"/>
      <w:b/>
      <w:bCs/>
      <w:color w:val="4F81BD" w:themeColor="accent1"/>
      <w:sz w:val="26"/>
      <w:szCs w:val="26"/>
    </w:rPr>
  </w:style>
  <w:style w:type="paragraph" w:styleId="Textedebulles">
    <w:name w:val="Balloon Text"/>
    <w:basedOn w:val="Normal"/>
    <w:link w:val="TextedebullesCar"/>
    <w:uiPriority w:val="99"/>
    <w:semiHidden/>
    <w:unhideWhenUsed/>
    <w:rsid w:val="000F033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F0330"/>
    <w:rPr>
      <w:rFonts w:ascii="Tahoma" w:hAnsi="Tahoma" w:cs="Tahoma"/>
      <w:sz w:val="16"/>
      <w:szCs w:val="16"/>
    </w:rPr>
  </w:style>
  <w:style w:type="paragraph" w:styleId="NormalWeb">
    <w:name w:val="Normal (Web)"/>
    <w:basedOn w:val="Normal"/>
    <w:uiPriority w:val="99"/>
    <w:semiHidden/>
    <w:unhideWhenUsed/>
    <w:rsid w:val="000120C5"/>
    <w:pPr>
      <w:spacing w:before="100" w:beforeAutospacing="1" w:after="100" w:afterAutospacing="1" w:line="240" w:lineRule="auto"/>
    </w:pPr>
    <w:rPr>
      <w:rFonts w:ascii="Times New Roman" w:eastAsiaTheme="minorEastAsia" w:hAnsi="Times New Roman" w:cs="Times New Roman"/>
      <w:sz w:val="24"/>
      <w:szCs w:val="24"/>
      <w:lang w:eastAsia="fr-FR"/>
    </w:rPr>
  </w:style>
  <w:style w:type="character" w:customStyle="1" w:styleId="Titre3Car">
    <w:name w:val="Titre 3 Car"/>
    <w:basedOn w:val="Policepardfaut"/>
    <w:link w:val="Titre3"/>
    <w:uiPriority w:val="9"/>
    <w:rsid w:val="00223FB0"/>
    <w:rPr>
      <w:rFonts w:asciiTheme="majorHAnsi" w:eastAsiaTheme="majorEastAsia" w:hAnsiTheme="majorHAnsi" w:cstheme="majorBidi"/>
      <w:b/>
      <w:bCs/>
      <w:color w:val="4F81BD" w:themeColor="accent1"/>
    </w:rPr>
  </w:style>
  <w:style w:type="paragraph" w:styleId="Lgende">
    <w:name w:val="caption"/>
    <w:basedOn w:val="Normal"/>
    <w:next w:val="Normal"/>
    <w:uiPriority w:val="35"/>
    <w:unhideWhenUsed/>
    <w:qFormat/>
    <w:rsid w:val="009A7953"/>
    <w:pPr>
      <w:spacing w:line="240" w:lineRule="auto"/>
    </w:pPr>
    <w:rPr>
      <w:b/>
      <w:bCs/>
      <w:color w:val="4F81BD" w:themeColor="accent1"/>
      <w:sz w:val="18"/>
      <w:szCs w:val="18"/>
    </w:rPr>
  </w:style>
  <w:style w:type="paragraph" w:styleId="En-ttedetabledesmatires">
    <w:name w:val="TOC Heading"/>
    <w:basedOn w:val="Titre1"/>
    <w:next w:val="Normal"/>
    <w:uiPriority w:val="39"/>
    <w:semiHidden/>
    <w:unhideWhenUsed/>
    <w:qFormat/>
    <w:rsid w:val="008C2D52"/>
    <w:pPr>
      <w:outlineLvl w:val="9"/>
    </w:pPr>
    <w:rPr>
      <w:lang w:eastAsia="fr-FR"/>
    </w:rPr>
  </w:style>
  <w:style w:type="paragraph" w:styleId="TM1">
    <w:name w:val="toc 1"/>
    <w:basedOn w:val="Normal"/>
    <w:next w:val="Normal"/>
    <w:autoRedefine/>
    <w:uiPriority w:val="39"/>
    <w:unhideWhenUsed/>
    <w:qFormat/>
    <w:rsid w:val="008C2D52"/>
    <w:pPr>
      <w:spacing w:after="100"/>
    </w:pPr>
  </w:style>
  <w:style w:type="paragraph" w:styleId="TM3">
    <w:name w:val="toc 3"/>
    <w:basedOn w:val="Normal"/>
    <w:next w:val="Normal"/>
    <w:autoRedefine/>
    <w:uiPriority w:val="39"/>
    <w:unhideWhenUsed/>
    <w:qFormat/>
    <w:rsid w:val="008C2D52"/>
    <w:pPr>
      <w:spacing w:after="100"/>
      <w:ind w:left="440"/>
    </w:pPr>
  </w:style>
  <w:style w:type="paragraph" w:styleId="TM2">
    <w:name w:val="toc 2"/>
    <w:basedOn w:val="Normal"/>
    <w:next w:val="Normal"/>
    <w:autoRedefine/>
    <w:uiPriority w:val="39"/>
    <w:unhideWhenUsed/>
    <w:qFormat/>
    <w:rsid w:val="008C2D52"/>
    <w:pPr>
      <w:spacing w:after="100"/>
      <w:ind w:left="220"/>
    </w:pPr>
  </w:style>
  <w:style w:type="table" w:styleId="Grilledutableau">
    <w:name w:val="Table Grid"/>
    <w:basedOn w:val="TableauNormal"/>
    <w:uiPriority w:val="59"/>
    <w:rsid w:val="00367F4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rameclaire-Accent1">
    <w:name w:val="Light Shading Accent 1"/>
    <w:basedOn w:val="TableauNormal"/>
    <w:uiPriority w:val="60"/>
    <w:rsid w:val="00367F42"/>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enhypertextesuivivisit">
    <w:name w:val="FollowedHyperlink"/>
    <w:basedOn w:val="Policepardfaut"/>
    <w:uiPriority w:val="99"/>
    <w:semiHidden/>
    <w:unhideWhenUsed/>
    <w:rsid w:val="00BC12FD"/>
    <w:rPr>
      <w:color w:val="800080" w:themeColor="followedHyperlink"/>
      <w:u w:val="single"/>
    </w:rPr>
  </w:style>
  <w:style w:type="character" w:styleId="Marquedecommentaire">
    <w:name w:val="annotation reference"/>
    <w:basedOn w:val="Policepardfaut"/>
    <w:uiPriority w:val="99"/>
    <w:semiHidden/>
    <w:unhideWhenUsed/>
    <w:rsid w:val="00070828"/>
    <w:rPr>
      <w:sz w:val="16"/>
      <w:szCs w:val="16"/>
    </w:rPr>
  </w:style>
  <w:style w:type="paragraph" w:styleId="Commentaire">
    <w:name w:val="annotation text"/>
    <w:basedOn w:val="Normal"/>
    <w:link w:val="CommentaireCar"/>
    <w:uiPriority w:val="99"/>
    <w:semiHidden/>
    <w:unhideWhenUsed/>
    <w:rsid w:val="00070828"/>
    <w:pPr>
      <w:spacing w:line="240" w:lineRule="auto"/>
    </w:pPr>
    <w:rPr>
      <w:sz w:val="20"/>
      <w:szCs w:val="20"/>
    </w:rPr>
  </w:style>
  <w:style w:type="character" w:customStyle="1" w:styleId="CommentaireCar">
    <w:name w:val="Commentaire Car"/>
    <w:basedOn w:val="Policepardfaut"/>
    <w:link w:val="Commentaire"/>
    <w:uiPriority w:val="99"/>
    <w:semiHidden/>
    <w:rsid w:val="00070828"/>
    <w:rPr>
      <w:sz w:val="20"/>
      <w:szCs w:val="20"/>
    </w:rPr>
  </w:style>
  <w:style w:type="paragraph" w:styleId="Objetducommentaire">
    <w:name w:val="annotation subject"/>
    <w:basedOn w:val="Commentaire"/>
    <w:next w:val="Commentaire"/>
    <w:link w:val="ObjetducommentaireCar"/>
    <w:uiPriority w:val="99"/>
    <w:semiHidden/>
    <w:unhideWhenUsed/>
    <w:rsid w:val="00070828"/>
    <w:rPr>
      <w:b/>
      <w:bCs/>
    </w:rPr>
  </w:style>
  <w:style w:type="character" w:customStyle="1" w:styleId="ObjetducommentaireCar">
    <w:name w:val="Objet du commentaire Car"/>
    <w:basedOn w:val="CommentaireCar"/>
    <w:link w:val="Objetducommentaire"/>
    <w:uiPriority w:val="99"/>
    <w:semiHidden/>
    <w:rsid w:val="00070828"/>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E22B4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E191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223FB0"/>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9710B"/>
    <w:pPr>
      <w:ind w:left="720"/>
      <w:contextualSpacing/>
    </w:pPr>
  </w:style>
  <w:style w:type="character" w:styleId="Lienhypertexte">
    <w:name w:val="Hyperlink"/>
    <w:basedOn w:val="Policepardfaut"/>
    <w:uiPriority w:val="99"/>
    <w:unhideWhenUsed/>
    <w:rsid w:val="0049710B"/>
    <w:rPr>
      <w:color w:val="0000FF" w:themeColor="hyperlink"/>
      <w:u w:val="single"/>
    </w:rPr>
  </w:style>
  <w:style w:type="paragraph" w:styleId="Sansinterligne">
    <w:name w:val="No Spacing"/>
    <w:uiPriority w:val="1"/>
    <w:qFormat/>
    <w:rsid w:val="0049710B"/>
    <w:pPr>
      <w:spacing w:after="0" w:line="240" w:lineRule="auto"/>
    </w:pPr>
  </w:style>
  <w:style w:type="character" w:customStyle="1" w:styleId="Titre1Car">
    <w:name w:val="Titre 1 Car"/>
    <w:basedOn w:val="Policepardfaut"/>
    <w:link w:val="Titre1"/>
    <w:uiPriority w:val="9"/>
    <w:rsid w:val="00E22B47"/>
    <w:rPr>
      <w:rFonts w:asciiTheme="majorHAnsi" w:eastAsiaTheme="majorEastAsia" w:hAnsiTheme="majorHAnsi" w:cstheme="majorBidi"/>
      <w:b/>
      <w:bCs/>
      <w:color w:val="365F91" w:themeColor="accent1" w:themeShade="BF"/>
      <w:sz w:val="28"/>
      <w:szCs w:val="28"/>
    </w:rPr>
  </w:style>
  <w:style w:type="paragraph" w:styleId="Titre">
    <w:name w:val="Title"/>
    <w:basedOn w:val="Normal"/>
    <w:next w:val="Normal"/>
    <w:link w:val="TitreCar"/>
    <w:uiPriority w:val="10"/>
    <w:qFormat/>
    <w:rsid w:val="006E0B1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6E0B1D"/>
    <w:rPr>
      <w:rFonts w:asciiTheme="majorHAnsi" w:eastAsiaTheme="majorEastAsia" w:hAnsiTheme="majorHAnsi" w:cstheme="majorBidi"/>
      <w:color w:val="17365D" w:themeColor="text2" w:themeShade="BF"/>
      <w:spacing w:val="5"/>
      <w:kern w:val="28"/>
      <w:sz w:val="52"/>
      <w:szCs w:val="52"/>
    </w:rPr>
  </w:style>
  <w:style w:type="character" w:customStyle="1" w:styleId="Titre2Car">
    <w:name w:val="Titre 2 Car"/>
    <w:basedOn w:val="Policepardfaut"/>
    <w:link w:val="Titre2"/>
    <w:uiPriority w:val="9"/>
    <w:rsid w:val="008E1916"/>
    <w:rPr>
      <w:rFonts w:asciiTheme="majorHAnsi" w:eastAsiaTheme="majorEastAsia" w:hAnsiTheme="majorHAnsi" w:cstheme="majorBidi"/>
      <w:b/>
      <w:bCs/>
      <w:color w:val="4F81BD" w:themeColor="accent1"/>
      <w:sz w:val="26"/>
      <w:szCs w:val="26"/>
    </w:rPr>
  </w:style>
  <w:style w:type="paragraph" w:styleId="Textedebulles">
    <w:name w:val="Balloon Text"/>
    <w:basedOn w:val="Normal"/>
    <w:link w:val="TextedebullesCar"/>
    <w:uiPriority w:val="99"/>
    <w:semiHidden/>
    <w:unhideWhenUsed/>
    <w:rsid w:val="000F033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F0330"/>
    <w:rPr>
      <w:rFonts w:ascii="Tahoma" w:hAnsi="Tahoma" w:cs="Tahoma"/>
      <w:sz w:val="16"/>
      <w:szCs w:val="16"/>
    </w:rPr>
  </w:style>
  <w:style w:type="paragraph" w:styleId="NormalWeb">
    <w:name w:val="Normal (Web)"/>
    <w:basedOn w:val="Normal"/>
    <w:uiPriority w:val="99"/>
    <w:semiHidden/>
    <w:unhideWhenUsed/>
    <w:rsid w:val="000120C5"/>
    <w:pPr>
      <w:spacing w:before="100" w:beforeAutospacing="1" w:after="100" w:afterAutospacing="1" w:line="240" w:lineRule="auto"/>
    </w:pPr>
    <w:rPr>
      <w:rFonts w:ascii="Times New Roman" w:eastAsiaTheme="minorEastAsia" w:hAnsi="Times New Roman" w:cs="Times New Roman"/>
      <w:sz w:val="24"/>
      <w:szCs w:val="24"/>
      <w:lang w:eastAsia="fr-FR"/>
    </w:rPr>
  </w:style>
  <w:style w:type="character" w:customStyle="1" w:styleId="Titre3Car">
    <w:name w:val="Titre 3 Car"/>
    <w:basedOn w:val="Policepardfaut"/>
    <w:link w:val="Titre3"/>
    <w:uiPriority w:val="9"/>
    <w:rsid w:val="00223FB0"/>
    <w:rPr>
      <w:rFonts w:asciiTheme="majorHAnsi" w:eastAsiaTheme="majorEastAsia" w:hAnsiTheme="majorHAnsi" w:cstheme="majorBidi"/>
      <w:b/>
      <w:bCs/>
      <w:color w:val="4F81BD" w:themeColor="accent1"/>
    </w:rPr>
  </w:style>
  <w:style w:type="paragraph" w:styleId="Lgende">
    <w:name w:val="caption"/>
    <w:basedOn w:val="Normal"/>
    <w:next w:val="Normal"/>
    <w:uiPriority w:val="35"/>
    <w:unhideWhenUsed/>
    <w:qFormat/>
    <w:rsid w:val="009A7953"/>
    <w:pPr>
      <w:spacing w:line="240" w:lineRule="auto"/>
    </w:pPr>
    <w:rPr>
      <w:b/>
      <w:bCs/>
      <w:color w:val="4F81BD" w:themeColor="accent1"/>
      <w:sz w:val="18"/>
      <w:szCs w:val="18"/>
    </w:rPr>
  </w:style>
  <w:style w:type="paragraph" w:styleId="En-ttedetabledesmatires">
    <w:name w:val="TOC Heading"/>
    <w:basedOn w:val="Titre1"/>
    <w:next w:val="Normal"/>
    <w:uiPriority w:val="39"/>
    <w:semiHidden/>
    <w:unhideWhenUsed/>
    <w:qFormat/>
    <w:rsid w:val="008C2D52"/>
    <w:pPr>
      <w:outlineLvl w:val="9"/>
    </w:pPr>
    <w:rPr>
      <w:lang w:eastAsia="fr-FR"/>
    </w:rPr>
  </w:style>
  <w:style w:type="paragraph" w:styleId="TM1">
    <w:name w:val="toc 1"/>
    <w:basedOn w:val="Normal"/>
    <w:next w:val="Normal"/>
    <w:autoRedefine/>
    <w:uiPriority w:val="39"/>
    <w:unhideWhenUsed/>
    <w:qFormat/>
    <w:rsid w:val="008C2D52"/>
    <w:pPr>
      <w:spacing w:after="100"/>
    </w:pPr>
  </w:style>
  <w:style w:type="paragraph" w:styleId="TM3">
    <w:name w:val="toc 3"/>
    <w:basedOn w:val="Normal"/>
    <w:next w:val="Normal"/>
    <w:autoRedefine/>
    <w:uiPriority w:val="39"/>
    <w:unhideWhenUsed/>
    <w:qFormat/>
    <w:rsid w:val="008C2D52"/>
    <w:pPr>
      <w:spacing w:after="100"/>
      <w:ind w:left="440"/>
    </w:pPr>
  </w:style>
  <w:style w:type="paragraph" w:styleId="TM2">
    <w:name w:val="toc 2"/>
    <w:basedOn w:val="Normal"/>
    <w:next w:val="Normal"/>
    <w:autoRedefine/>
    <w:uiPriority w:val="39"/>
    <w:unhideWhenUsed/>
    <w:qFormat/>
    <w:rsid w:val="008C2D52"/>
    <w:pPr>
      <w:spacing w:after="100"/>
      <w:ind w:left="220"/>
    </w:pPr>
  </w:style>
  <w:style w:type="table" w:styleId="Grilledutableau">
    <w:name w:val="Table Grid"/>
    <w:basedOn w:val="TableauNormal"/>
    <w:uiPriority w:val="59"/>
    <w:rsid w:val="00367F4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rameclaire-Accent1">
    <w:name w:val="Light Shading Accent 1"/>
    <w:basedOn w:val="TableauNormal"/>
    <w:uiPriority w:val="60"/>
    <w:rsid w:val="00367F42"/>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enhypertextesuivivisit">
    <w:name w:val="FollowedHyperlink"/>
    <w:basedOn w:val="Policepardfaut"/>
    <w:uiPriority w:val="99"/>
    <w:semiHidden/>
    <w:unhideWhenUsed/>
    <w:rsid w:val="00BC12FD"/>
    <w:rPr>
      <w:color w:val="800080" w:themeColor="followedHyperlink"/>
      <w:u w:val="single"/>
    </w:rPr>
  </w:style>
  <w:style w:type="character" w:styleId="Marquedecommentaire">
    <w:name w:val="annotation reference"/>
    <w:basedOn w:val="Policepardfaut"/>
    <w:uiPriority w:val="99"/>
    <w:semiHidden/>
    <w:unhideWhenUsed/>
    <w:rsid w:val="00070828"/>
    <w:rPr>
      <w:sz w:val="16"/>
      <w:szCs w:val="16"/>
    </w:rPr>
  </w:style>
  <w:style w:type="paragraph" w:styleId="Commentaire">
    <w:name w:val="annotation text"/>
    <w:basedOn w:val="Normal"/>
    <w:link w:val="CommentaireCar"/>
    <w:uiPriority w:val="99"/>
    <w:semiHidden/>
    <w:unhideWhenUsed/>
    <w:rsid w:val="00070828"/>
    <w:pPr>
      <w:spacing w:line="240" w:lineRule="auto"/>
    </w:pPr>
    <w:rPr>
      <w:sz w:val="20"/>
      <w:szCs w:val="20"/>
    </w:rPr>
  </w:style>
  <w:style w:type="character" w:customStyle="1" w:styleId="CommentaireCar">
    <w:name w:val="Commentaire Car"/>
    <w:basedOn w:val="Policepardfaut"/>
    <w:link w:val="Commentaire"/>
    <w:uiPriority w:val="99"/>
    <w:semiHidden/>
    <w:rsid w:val="00070828"/>
    <w:rPr>
      <w:sz w:val="20"/>
      <w:szCs w:val="20"/>
    </w:rPr>
  </w:style>
  <w:style w:type="paragraph" w:styleId="Objetducommentaire">
    <w:name w:val="annotation subject"/>
    <w:basedOn w:val="Commentaire"/>
    <w:next w:val="Commentaire"/>
    <w:link w:val="ObjetducommentaireCar"/>
    <w:uiPriority w:val="99"/>
    <w:semiHidden/>
    <w:unhideWhenUsed/>
    <w:rsid w:val="00070828"/>
    <w:rPr>
      <w:b/>
      <w:bCs/>
    </w:rPr>
  </w:style>
  <w:style w:type="character" w:customStyle="1" w:styleId="ObjetducommentaireCar">
    <w:name w:val="Objet du commentaire Car"/>
    <w:basedOn w:val="CommentaireCar"/>
    <w:link w:val="Objetducommentaire"/>
    <w:uiPriority w:val="99"/>
    <w:semiHidden/>
    <w:rsid w:val="0007082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939204">
      <w:bodyDiv w:val="1"/>
      <w:marLeft w:val="0"/>
      <w:marRight w:val="0"/>
      <w:marTop w:val="0"/>
      <w:marBottom w:val="0"/>
      <w:divBdr>
        <w:top w:val="none" w:sz="0" w:space="0" w:color="auto"/>
        <w:left w:val="none" w:sz="0" w:space="0" w:color="auto"/>
        <w:bottom w:val="none" w:sz="0" w:space="0" w:color="auto"/>
        <w:right w:val="none" w:sz="0" w:space="0" w:color="auto"/>
      </w:divBdr>
      <w:divsChild>
        <w:div w:id="489365121">
          <w:marLeft w:val="547"/>
          <w:marRight w:val="0"/>
          <w:marTop w:val="125"/>
          <w:marBottom w:val="0"/>
          <w:divBdr>
            <w:top w:val="none" w:sz="0" w:space="0" w:color="auto"/>
            <w:left w:val="none" w:sz="0" w:space="0" w:color="auto"/>
            <w:bottom w:val="none" w:sz="0" w:space="0" w:color="auto"/>
            <w:right w:val="none" w:sz="0" w:space="0" w:color="auto"/>
          </w:divBdr>
        </w:div>
        <w:div w:id="1839227154">
          <w:marLeft w:val="1166"/>
          <w:marRight w:val="0"/>
          <w:marTop w:val="125"/>
          <w:marBottom w:val="0"/>
          <w:divBdr>
            <w:top w:val="none" w:sz="0" w:space="0" w:color="auto"/>
            <w:left w:val="none" w:sz="0" w:space="0" w:color="auto"/>
            <w:bottom w:val="none" w:sz="0" w:space="0" w:color="auto"/>
            <w:right w:val="none" w:sz="0" w:space="0" w:color="auto"/>
          </w:divBdr>
        </w:div>
        <w:div w:id="1225024338">
          <w:marLeft w:val="1800"/>
          <w:marRight w:val="0"/>
          <w:marTop w:val="106"/>
          <w:marBottom w:val="0"/>
          <w:divBdr>
            <w:top w:val="none" w:sz="0" w:space="0" w:color="auto"/>
            <w:left w:val="none" w:sz="0" w:space="0" w:color="auto"/>
            <w:bottom w:val="none" w:sz="0" w:space="0" w:color="auto"/>
            <w:right w:val="none" w:sz="0" w:space="0" w:color="auto"/>
          </w:divBdr>
        </w:div>
        <w:div w:id="1965967710">
          <w:marLeft w:val="1166"/>
          <w:marRight w:val="0"/>
          <w:marTop w:val="125"/>
          <w:marBottom w:val="0"/>
          <w:divBdr>
            <w:top w:val="none" w:sz="0" w:space="0" w:color="auto"/>
            <w:left w:val="none" w:sz="0" w:space="0" w:color="auto"/>
            <w:bottom w:val="none" w:sz="0" w:space="0" w:color="auto"/>
            <w:right w:val="none" w:sz="0" w:space="0" w:color="auto"/>
          </w:divBdr>
        </w:div>
        <w:div w:id="1344892833">
          <w:marLeft w:val="1166"/>
          <w:marRight w:val="0"/>
          <w:marTop w:val="125"/>
          <w:marBottom w:val="0"/>
          <w:divBdr>
            <w:top w:val="none" w:sz="0" w:space="0" w:color="auto"/>
            <w:left w:val="none" w:sz="0" w:space="0" w:color="auto"/>
            <w:bottom w:val="none" w:sz="0" w:space="0" w:color="auto"/>
            <w:right w:val="none" w:sz="0" w:space="0" w:color="auto"/>
          </w:divBdr>
        </w:div>
        <w:div w:id="647709127">
          <w:marLeft w:val="1166"/>
          <w:marRight w:val="0"/>
          <w:marTop w:val="125"/>
          <w:marBottom w:val="0"/>
          <w:divBdr>
            <w:top w:val="none" w:sz="0" w:space="0" w:color="auto"/>
            <w:left w:val="none" w:sz="0" w:space="0" w:color="auto"/>
            <w:bottom w:val="none" w:sz="0" w:space="0" w:color="auto"/>
            <w:right w:val="none" w:sz="0" w:space="0" w:color="auto"/>
          </w:divBdr>
        </w:div>
      </w:divsChild>
    </w:div>
    <w:div w:id="121119515">
      <w:bodyDiv w:val="1"/>
      <w:marLeft w:val="0"/>
      <w:marRight w:val="0"/>
      <w:marTop w:val="0"/>
      <w:marBottom w:val="0"/>
      <w:divBdr>
        <w:top w:val="none" w:sz="0" w:space="0" w:color="auto"/>
        <w:left w:val="none" w:sz="0" w:space="0" w:color="auto"/>
        <w:bottom w:val="none" w:sz="0" w:space="0" w:color="auto"/>
        <w:right w:val="none" w:sz="0" w:space="0" w:color="auto"/>
      </w:divBdr>
    </w:div>
    <w:div w:id="173543777">
      <w:bodyDiv w:val="1"/>
      <w:marLeft w:val="0"/>
      <w:marRight w:val="0"/>
      <w:marTop w:val="0"/>
      <w:marBottom w:val="0"/>
      <w:divBdr>
        <w:top w:val="none" w:sz="0" w:space="0" w:color="auto"/>
        <w:left w:val="none" w:sz="0" w:space="0" w:color="auto"/>
        <w:bottom w:val="none" w:sz="0" w:space="0" w:color="auto"/>
        <w:right w:val="none" w:sz="0" w:space="0" w:color="auto"/>
      </w:divBdr>
      <w:divsChild>
        <w:div w:id="1559054220">
          <w:marLeft w:val="547"/>
          <w:marRight w:val="0"/>
          <w:marTop w:val="120"/>
          <w:marBottom w:val="0"/>
          <w:divBdr>
            <w:top w:val="none" w:sz="0" w:space="0" w:color="auto"/>
            <w:left w:val="none" w:sz="0" w:space="0" w:color="auto"/>
            <w:bottom w:val="none" w:sz="0" w:space="0" w:color="auto"/>
            <w:right w:val="none" w:sz="0" w:space="0" w:color="auto"/>
          </w:divBdr>
        </w:div>
        <w:div w:id="5981308">
          <w:marLeft w:val="547"/>
          <w:marRight w:val="0"/>
          <w:marTop w:val="120"/>
          <w:marBottom w:val="0"/>
          <w:divBdr>
            <w:top w:val="none" w:sz="0" w:space="0" w:color="auto"/>
            <w:left w:val="none" w:sz="0" w:space="0" w:color="auto"/>
            <w:bottom w:val="none" w:sz="0" w:space="0" w:color="auto"/>
            <w:right w:val="none" w:sz="0" w:space="0" w:color="auto"/>
          </w:divBdr>
        </w:div>
        <w:div w:id="1057050379">
          <w:marLeft w:val="547"/>
          <w:marRight w:val="0"/>
          <w:marTop w:val="120"/>
          <w:marBottom w:val="0"/>
          <w:divBdr>
            <w:top w:val="none" w:sz="0" w:space="0" w:color="auto"/>
            <w:left w:val="none" w:sz="0" w:space="0" w:color="auto"/>
            <w:bottom w:val="none" w:sz="0" w:space="0" w:color="auto"/>
            <w:right w:val="none" w:sz="0" w:space="0" w:color="auto"/>
          </w:divBdr>
        </w:div>
      </w:divsChild>
    </w:div>
    <w:div w:id="206529037">
      <w:bodyDiv w:val="1"/>
      <w:marLeft w:val="0"/>
      <w:marRight w:val="0"/>
      <w:marTop w:val="0"/>
      <w:marBottom w:val="0"/>
      <w:divBdr>
        <w:top w:val="none" w:sz="0" w:space="0" w:color="auto"/>
        <w:left w:val="none" w:sz="0" w:space="0" w:color="auto"/>
        <w:bottom w:val="none" w:sz="0" w:space="0" w:color="auto"/>
        <w:right w:val="none" w:sz="0" w:space="0" w:color="auto"/>
      </w:divBdr>
      <w:divsChild>
        <w:div w:id="1422986422">
          <w:marLeft w:val="547"/>
          <w:marRight w:val="0"/>
          <w:marTop w:val="106"/>
          <w:marBottom w:val="0"/>
          <w:divBdr>
            <w:top w:val="none" w:sz="0" w:space="0" w:color="auto"/>
            <w:left w:val="none" w:sz="0" w:space="0" w:color="auto"/>
            <w:bottom w:val="none" w:sz="0" w:space="0" w:color="auto"/>
            <w:right w:val="none" w:sz="0" w:space="0" w:color="auto"/>
          </w:divBdr>
        </w:div>
        <w:div w:id="1367027569">
          <w:marLeft w:val="547"/>
          <w:marRight w:val="0"/>
          <w:marTop w:val="106"/>
          <w:marBottom w:val="0"/>
          <w:divBdr>
            <w:top w:val="none" w:sz="0" w:space="0" w:color="auto"/>
            <w:left w:val="none" w:sz="0" w:space="0" w:color="auto"/>
            <w:bottom w:val="none" w:sz="0" w:space="0" w:color="auto"/>
            <w:right w:val="none" w:sz="0" w:space="0" w:color="auto"/>
          </w:divBdr>
        </w:div>
        <w:div w:id="244996291">
          <w:marLeft w:val="547"/>
          <w:marRight w:val="0"/>
          <w:marTop w:val="106"/>
          <w:marBottom w:val="0"/>
          <w:divBdr>
            <w:top w:val="none" w:sz="0" w:space="0" w:color="auto"/>
            <w:left w:val="none" w:sz="0" w:space="0" w:color="auto"/>
            <w:bottom w:val="none" w:sz="0" w:space="0" w:color="auto"/>
            <w:right w:val="none" w:sz="0" w:space="0" w:color="auto"/>
          </w:divBdr>
        </w:div>
        <w:div w:id="1802533527">
          <w:marLeft w:val="547"/>
          <w:marRight w:val="0"/>
          <w:marTop w:val="106"/>
          <w:marBottom w:val="0"/>
          <w:divBdr>
            <w:top w:val="none" w:sz="0" w:space="0" w:color="auto"/>
            <w:left w:val="none" w:sz="0" w:space="0" w:color="auto"/>
            <w:bottom w:val="none" w:sz="0" w:space="0" w:color="auto"/>
            <w:right w:val="none" w:sz="0" w:space="0" w:color="auto"/>
          </w:divBdr>
        </w:div>
      </w:divsChild>
    </w:div>
    <w:div w:id="488205508">
      <w:bodyDiv w:val="1"/>
      <w:marLeft w:val="0"/>
      <w:marRight w:val="0"/>
      <w:marTop w:val="0"/>
      <w:marBottom w:val="0"/>
      <w:divBdr>
        <w:top w:val="none" w:sz="0" w:space="0" w:color="auto"/>
        <w:left w:val="none" w:sz="0" w:space="0" w:color="auto"/>
        <w:bottom w:val="none" w:sz="0" w:space="0" w:color="auto"/>
        <w:right w:val="none" w:sz="0" w:space="0" w:color="auto"/>
      </w:divBdr>
      <w:divsChild>
        <w:div w:id="1569073052">
          <w:marLeft w:val="547"/>
          <w:marRight w:val="0"/>
          <w:marTop w:val="130"/>
          <w:marBottom w:val="0"/>
          <w:divBdr>
            <w:top w:val="none" w:sz="0" w:space="0" w:color="auto"/>
            <w:left w:val="none" w:sz="0" w:space="0" w:color="auto"/>
            <w:bottom w:val="none" w:sz="0" w:space="0" w:color="auto"/>
            <w:right w:val="none" w:sz="0" w:space="0" w:color="auto"/>
          </w:divBdr>
        </w:div>
      </w:divsChild>
    </w:div>
    <w:div w:id="616185000">
      <w:bodyDiv w:val="1"/>
      <w:marLeft w:val="0"/>
      <w:marRight w:val="0"/>
      <w:marTop w:val="0"/>
      <w:marBottom w:val="0"/>
      <w:divBdr>
        <w:top w:val="none" w:sz="0" w:space="0" w:color="auto"/>
        <w:left w:val="none" w:sz="0" w:space="0" w:color="auto"/>
        <w:bottom w:val="none" w:sz="0" w:space="0" w:color="auto"/>
        <w:right w:val="none" w:sz="0" w:space="0" w:color="auto"/>
      </w:divBdr>
      <w:divsChild>
        <w:div w:id="1421029600">
          <w:marLeft w:val="1166"/>
          <w:marRight w:val="0"/>
          <w:marTop w:val="134"/>
          <w:marBottom w:val="0"/>
          <w:divBdr>
            <w:top w:val="none" w:sz="0" w:space="0" w:color="auto"/>
            <w:left w:val="none" w:sz="0" w:space="0" w:color="auto"/>
            <w:bottom w:val="none" w:sz="0" w:space="0" w:color="auto"/>
            <w:right w:val="none" w:sz="0" w:space="0" w:color="auto"/>
          </w:divBdr>
        </w:div>
        <w:div w:id="543637756">
          <w:marLeft w:val="1166"/>
          <w:marRight w:val="0"/>
          <w:marTop w:val="134"/>
          <w:marBottom w:val="0"/>
          <w:divBdr>
            <w:top w:val="none" w:sz="0" w:space="0" w:color="auto"/>
            <w:left w:val="none" w:sz="0" w:space="0" w:color="auto"/>
            <w:bottom w:val="none" w:sz="0" w:space="0" w:color="auto"/>
            <w:right w:val="none" w:sz="0" w:space="0" w:color="auto"/>
          </w:divBdr>
        </w:div>
      </w:divsChild>
    </w:div>
    <w:div w:id="696809112">
      <w:bodyDiv w:val="1"/>
      <w:marLeft w:val="0"/>
      <w:marRight w:val="0"/>
      <w:marTop w:val="0"/>
      <w:marBottom w:val="0"/>
      <w:divBdr>
        <w:top w:val="none" w:sz="0" w:space="0" w:color="auto"/>
        <w:left w:val="none" w:sz="0" w:space="0" w:color="auto"/>
        <w:bottom w:val="none" w:sz="0" w:space="0" w:color="auto"/>
        <w:right w:val="none" w:sz="0" w:space="0" w:color="auto"/>
      </w:divBdr>
      <w:divsChild>
        <w:div w:id="1053312555">
          <w:marLeft w:val="547"/>
          <w:marRight w:val="0"/>
          <w:marTop w:val="0"/>
          <w:marBottom w:val="0"/>
          <w:divBdr>
            <w:top w:val="none" w:sz="0" w:space="0" w:color="auto"/>
            <w:left w:val="none" w:sz="0" w:space="0" w:color="auto"/>
            <w:bottom w:val="none" w:sz="0" w:space="0" w:color="auto"/>
            <w:right w:val="none" w:sz="0" w:space="0" w:color="auto"/>
          </w:divBdr>
        </w:div>
        <w:div w:id="1414812411">
          <w:marLeft w:val="547"/>
          <w:marRight w:val="0"/>
          <w:marTop w:val="0"/>
          <w:marBottom w:val="0"/>
          <w:divBdr>
            <w:top w:val="none" w:sz="0" w:space="0" w:color="auto"/>
            <w:left w:val="none" w:sz="0" w:space="0" w:color="auto"/>
            <w:bottom w:val="none" w:sz="0" w:space="0" w:color="auto"/>
            <w:right w:val="none" w:sz="0" w:space="0" w:color="auto"/>
          </w:divBdr>
        </w:div>
        <w:div w:id="1970629553">
          <w:marLeft w:val="446"/>
          <w:marRight w:val="0"/>
          <w:marTop w:val="0"/>
          <w:marBottom w:val="0"/>
          <w:divBdr>
            <w:top w:val="none" w:sz="0" w:space="0" w:color="auto"/>
            <w:left w:val="none" w:sz="0" w:space="0" w:color="auto"/>
            <w:bottom w:val="none" w:sz="0" w:space="0" w:color="auto"/>
            <w:right w:val="none" w:sz="0" w:space="0" w:color="auto"/>
          </w:divBdr>
        </w:div>
        <w:div w:id="134226534">
          <w:marLeft w:val="446"/>
          <w:marRight w:val="0"/>
          <w:marTop w:val="0"/>
          <w:marBottom w:val="0"/>
          <w:divBdr>
            <w:top w:val="none" w:sz="0" w:space="0" w:color="auto"/>
            <w:left w:val="none" w:sz="0" w:space="0" w:color="auto"/>
            <w:bottom w:val="none" w:sz="0" w:space="0" w:color="auto"/>
            <w:right w:val="none" w:sz="0" w:space="0" w:color="auto"/>
          </w:divBdr>
        </w:div>
      </w:divsChild>
    </w:div>
    <w:div w:id="731319553">
      <w:bodyDiv w:val="1"/>
      <w:marLeft w:val="0"/>
      <w:marRight w:val="0"/>
      <w:marTop w:val="0"/>
      <w:marBottom w:val="0"/>
      <w:divBdr>
        <w:top w:val="none" w:sz="0" w:space="0" w:color="auto"/>
        <w:left w:val="none" w:sz="0" w:space="0" w:color="auto"/>
        <w:bottom w:val="none" w:sz="0" w:space="0" w:color="auto"/>
        <w:right w:val="none" w:sz="0" w:space="0" w:color="auto"/>
      </w:divBdr>
    </w:div>
    <w:div w:id="1066535120">
      <w:bodyDiv w:val="1"/>
      <w:marLeft w:val="0"/>
      <w:marRight w:val="0"/>
      <w:marTop w:val="0"/>
      <w:marBottom w:val="0"/>
      <w:divBdr>
        <w:top w:val="none" w:sz="0" w:space="0" w:color="auto"/>
        <w:left w:val="none" w:sz="0" w:space="0" w:color="auto"/>
        <w:bottom w:val="none" w:sz="0" w:space="0" w:color="auto"/>
        <w:right w:val="none" w:sz="0" w:space="0" w:color="auto"/>
      </w:divBdr>
      <w:divsChild>
        <w:div w:id="1525751634">
          <w:marLeft w:val="547"/>
          <w:marRight w:val="0"/>
          <w:marTop w:val="240"/>
          <w:marBottom w:val="0"/>
          <w:divBdr>
            <w:top w:val="none" w:sz="0" w:space="0" w:color="auto"/>
            <w:left w:val="none" w:sz="0" w:space="0" w:color="auto"/>
            <w:bottom w:val="none" w:sz="0" w:space="0" w:color="auto"/>
            <w:right w:val="none" w:sz="0" w:space="0" w:color="auto"/>
          </w:divBdr>
        </w:div>
        <w:div w:id="2081905906">
          <w:marLeft w:val="547"/>
          <w:marRight w:val="0"/>
          <w:marTop w:val="240"/>
          <w:marBottom w:val="0"/>
          <w:divBdr>
            <w:top w:val="none" w:sz="0" w:space="0" w:color="auto"/>
            <w:left w:val="none" w:sz="0" w:space="0" w:color="auto"/>
            <w:bottom w:val="none" w:sz="0" w:space="0" w:color="auto"/>
            <w:right w:val="none" w:sz="0" w:space="0" w:color="auto"/>
          </w:divBdr>
        </w:div>
        <w:div w:id="1223642222">
          <w:marLeft w:val="547"/>
          <w:marRight w:val="0"/>
          <w:marTop w:val="240"/>
          <w:marBottom w:val="0"/>
          <w:divBdr>
            <w:top w:val="none" w:sz="0" w:space="0" w:color="auto"/>
            <w:left w:val="none" w:sz="0" w:space="0" w:color="auto"/>
            <w:bottom w:val="none" w:sz="0" w:space="0" w:color="auto"/>
            <w:right w:val="none" w:sz="0" w:space="0" w:color="auto"/>
          </w:divBdr>
        </w:div>
      </w:divsChild>
    </w:div>
    <w:div w:id="1555655238">
      <w:bodyDiv w:val="1"/>
      <w:marLeft w:val="0"/>
      <w:marRight w:val="0"/>
      <w:marTop w:val="0"/>
      <w:marBottom w:val="0"/>
      <w:divBdr>
        <w:top w:val="none" w:sz="0" w:space="0" w:color="auto"/>
        <w:left w:val="none" w:sz="0" w:space="0" w:color="auto"/>
        <w:bottom w:val="none" w:sz="0" w:space="0" w:color="auto"/>
        <w:right w:val="none" w:sz="0" w:space="0" w:color="auto"/>
      </w:divBdr>
      <w:divsChild>
        <w:div w:id="1287077475">
          <w:marLeft w:val="547"/>
          <w:marRight w:val="0"/>
          <w:marTop w:val="134"/>
          <w:marBottom w:val="0"/>
          <w:divBdr>
            <w:top w:val="none" w:sz="0" w:space="0" w:color="auto"/>
            <w:left w:val="none" w:sz="0" w:space="0" w:color="auto"/>
            <w:bottom w:val="none" w:sz="0" w:space="0" w:color="auto"/>
            <w:right w:val="none" w:sz="0" w:space="0" w:color="auto"/>
          </w:divBdr>
        </w:div>
        <w:div w:id="549848551">
          <w:marLeft w:val="1166"/>
          <w:marRight w:val="0"/>
          <w:marTop w:val="115"/>
          <w:marBottom w:val="0"/>
          <w:divBdr>
            <w:top w:val="none" w:sz="0" w:space="0" w:color="auto"/>
            <w:left w:val="none" w:sz="0" w:space="0" w:color="auto"/>
            <w:bottom w:val="none" w:sz="0" w:space="0" w:color="auto"/>
            <w:right w:val="none" w:sz="0" w:space="0" w:color="auto"/>
          </w:divBdr>
        </w:div>
        <w:div w:id="418252381">
          <w:marLeft w:val="1166"/>
          <w:marRight w:val="0"/>
          <w:marTop w:val="115"/>
          <w:marBottom w:val="0"/>
          <w:divBdr>
            <w:top w:val="none" w:sz="0" w:space="0" w:color="auto"/>
            <w:left w:val="none" w:sz="0" w:space="0" w:color="auto"/>
            <w:bottom w:val="none" w:sz="0" w:space="0" w:color="auto"/>
            <w:right w:val="none" w:sz="0" w:space="0" w:color="auto"/>
          </w:divBdr>
        </w:div>
        <w:div w:id="795222748">
          <w:marLeft w:val="547"/>
          <w:marRight w:val="0"/>
          <w:marTop w:val="134"/>
          <w:marBottom w:val="0"/>
          <w:divBdr>
            <w:top w:val="none" w:sz="0" w:space="0" w:color="auto"/>
            <w:left w:val="none" w:sz="0" w:space="0" w:color="auto"/>
            <w:bottom w:val="none" w:sz="0" w:space="0" w:color="auto"/>
            <w:right w:val="none" w:sz="0" w:space="0" w:color="auto"/>
          </w:divBdr>
        </w:div>
      </w:divsChild>
    </w:div>
    <w:div w:id="1821573189">
      <w:bodyDiv w:val="1"/>
      <w:marLeft w:val="0"/>
      <w:marRight w:val="0"/>
      <w:marTop w:val="0"/>
      <w:marBottom w:val="0"/>
      <w:divBdr>
        <w:top w:val="none" w:sz="0" w:space="0" w:color="auto"/>
        <w:left w:val="none" w:sz="0" w:space="0" w:color="auto"/>
        <w:bottom w:val="none" w:sz="0" w:space="0" w:color="auto"/>
        <w:right w:val="none" w:sz="0" w:space="0" w:color="auto"/>
      </w:divBdr>
      <w:divsChild>
        <w:div w:id="1168666395">
          <w:marLeft w:val="634"/>
          <w:marRight w:val="0"/>
          <w:marTop w:val="106"/>
          <w:marBottom w:val="0"/>
          <w:divBdr>
            <w:top w:val="none" w:sz="0" w:space="0" w:color="auto"/>
            <w:left w:val="none" w:sz="0" w:space="0" w:color="auto"/>
            <w:bottom w:val="none" w:sz="0" w:space="0" w:color="auto"/>
            <w:right w:val="none" w:sz="0" w:space="0" w:color="auto"/>
          </w:divBdr>
        </w:div>
        <w:div w:id="855581337">
          <w:marLeft w:val="634"/>
          <w:marRight w:val="0"/>
          <w:marTop w:val="106"/>
          <w:marBottom w:val="0"/>
          <w:divBdr>
            <w:top w:val="none" w:sz="0" w:space="0" w:color="auto"/>
            <w:left w:val="none" w:sz="0" w:space="0" w:color="auto"/>
            <w:bottom w:val="none" w:sz="0" w:space="0" w:color="auto"/>
            <w:right w:val="none" w:sz="0" w:space="0" w:color="auto"/>
          </w:divBdr>
        </w:div>
        <w:div w:id="572275359">
          <w:marLeft w:val="634"/>
          <w:marRight w:val="0"/>
          <w:marTop w:val="106"/>
          <w:marBottom w:val="0"/>
          <w:divBdr>
            <w:top w:val="none" w:sz="0" w:space="0" w:color="auto"/>
            <w:left w:val="none" w:sz="0" w:space="0" w:color="auto"/>
            <w:bottom w:val="none" w:sz="0" w:space="0" w:color="auto"/>
            <w:right w:val="none" w:sz="0" w:space="0" w:color="auto"/>
          </w:divBdr>
        </w:div>
        <w:div w:id="1145512882">
          <w:marLeft w:val="634"/>
          <w:marRight w:val="0"/>
          <w:marTop w:val="106"/>
          <w:marBottom w:val="0"/>
          <w:divBdr>
            <w:top w:val="none" w:sz="0" w:space="0" w:color="auto"/>
            <w:left w:val="none" w:sz="0" w:space="0" w:color="auto"/>
            <w:bottom w:val="none" w:sz="0" w:space="0" w:color="auto"/>
            <w:right w:val="none" w:sz="0" w:space="0" w:color="auto"/>
          </w:divBdr>
        </w:div>
      </w:divsChild>
    </w:div>
    <w:div w:id="2009743820">
      <w:bodyDiv w:val="1"/>
      <w:marLeft w:val="0"/>
      <w:marRight w:val="0"/>
      <w:marTop w:val="0"/>
      <w:marBottom w:val="0"/>
      <w:divBdr>
        <w:top w:val="none" w:sz="0" w:space="0" w:color="auto"/>
        <w:left w:val="none" w:sz="0" w:space="0" w:color="auto"/>
        <w:bottom w:val="none" w:sz="0" w:space="0" w:color="auto"/>
        <w:right w:val="none" w:sz="0" w:space="0" w:color="auto"/>
      </w:divBdr>
      <w:divsChild>
        <w:div w:id="1945992413">
          <w:marLeft w:val="547"/>
          <w:marRight w:val="0"/>
          <w:marTop w:val="106"/>
          <w:marBottom w:val="0"/>
          <w:divBdr>
            <w:top w:val="none" w:sz="0" w:space="0" w:color="auto"/>
            <w:left w:val="none" w:sz="0" w:space="0" w:color="auto"/>
            <w:bottom w:val="none" w:sz="0" w:space="0" w:color="auto"/>
            <w:right w:val="none" w:sz="0" w:space="0" w:color="auto"/>
          </w:divBdr>
        </w:div>
        <w:div w:id="1398674852">
          <w:marLeft w:val="547"/>
          <w:marRight w:val="0"/>
          <w:marTop w:val="106"/>
          <w:marBottom w:val="0"/>
          <w:divBdr>
            <w:top w:val="none" w:sz="0" w:space="0" w:color="auto"/>
            <w:left w:val="none" w:sz="0" w:space="0" w:color="auto"/>
            <w:bottom w:val="none" w:sz="0" w:space="0" w:color="auto"/>
            <w:right w:val="none" w:sz="0" w:space="0" w:color="auto"/>
          </w:divBdr>
        </w:div>
        <w:div w:id="954403111">
          <w:marLeft w:val="547"/>
          <w:marRight w:val="0"/>
          <w:marTop w:val="106"/>
          <w:marBottom w:val="0"/>
          <w:divBdr>
            <w:top w:val="none" w:sz="0" w:space="0" w:color="auto"/>
            <w:left w:val="none" w:sz="0" w:space="0" w:color="auto"/>
            <w:bottom w:val="none" w:sz="0" w:space="0" w:color="auto"/>
            <w:right w:val="none" w:sz="0" w:space="0" w:color="auto"/>
          </w:divBdr>
        </w:div>
        <w:div w:id="1135609112">
          <w:marLeft w:val="547"/>
          <w:marRight w:val="0"/>
          <w:marTop w:val="10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portail2.sniiram.cnamts.fr/" TargetMode="External"/><Relationship Id="rId13" Type="http://schemas.openxmlformats.org/officeDocument/2006/relationships/image" Target="media/image3.emf"/><Relationship Id="rId18" Type="http://schemas.openxmlformats.org/officeDocument/2006/relationships/image" Target="media/image5.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hyperlink" Target="file:///I:\SNDS_Formations\Formation%20SNIIR-AM\Circuit%20habilitation%20SNDS\Circuit%20de%20validation_DREES.pdf" TargetMode="External"/><Relationship Id="rId12" Type="http://schemas.microsoft.com/office/2007/relationships/hdphoto" Target="media/hdphoto2.wdp"/><Relationship Id="rId17" Type="http://schemas.openxmlformats.org/officeDocument/2006/relationships/hyperlink" Target="file:///I:\SNDS_Formations\Formation%20SNIIR-AM\Groupe%20utilisateurs\M&#233;thodologie"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file:///I:\SNDS_Formations\Formation%20SNIIR-AM\Groupe%20utilisateurs\Documentation\DCIR%20-%20liste%20des%20tables%20et%20variables.xls" TargetMode="External"/><Relationship Id="rId29" Type="http://schemas.openxmlformats.org/officeDocument/2006/relationships/hyperlink" Target="file:///I:\SNDS_Formations\Formation%20SNIIR-AM\Groupe%20utilisateurs\Pr&#233;sentations%20et%20CR\S&#233;ance%205.ppt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file:///I:\SNDS_Formations\Formation%20SNIIR-AM\Groupe%20utilisateurs\Documentation\Nomenclature%20sniir-am\SNIIRAM%20123.87.doc" TargetMode="External"/><Relationship Id="rId5" Type="http://schemas.openxmlformats.org/officeDocument/2006/relationships/settings" Target="settings.xml"/><Relationship Id="rId15" Type="http://schemas.openxmlformats.org/officeDocument/2006/relationships/image" Target="media/image30.emf"/><Relationship Id="rId23" Type="http://schemas.openxmlformats.org/officeDocument/2006/relationships/hyperlink" Target="file:///I:\SNDS_Formations\Formation%20SNIIR-AM\Groupe%20utilisateurs\Documentation\DCIRS%20-%20Liste%20des%20tables%20et%20variables%20-%202017%2004%2006.xlsx" TargetMode="External"/><Relationship Id="rId28" Type="http://schemas.openxmlformats.org/officeDocument/2006/relationships/image" Target="media/image12.png"/><Relationship Id="rId10" Type="http://schemas.microsoft.com/office/2007/relationships/hdphoto" Target="media/hdphoto1.wdp"/><Relationship Id="rId19" Type="http://schemas.openxmlformats.org/officeDocument/2006/relationships/image" Target="media/image6.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ED84D7-9B74-4210-8C9D-CFCF78572B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10</Pages>
  <Words>2943</Words>
  <Characters>16189</Characters>
  <Application>Microsoft Office Word</Application>
  <DocSecurity>0</DocSecurity>
  <Lines>134</Lines>
  <Paragraphs>38</Paragraphs>
  <ScaleCrop>false</ScaleCrop>
  <HeadingPairs>
    <vt:vector size="2" baseType="variant">
      <vt:variant>
        <vt:lpstr>Titre</vt:lpstr>
      </vt:variant>
      <vt:variant>
        <vt:i4>1</vt:i4>
      </vt:variant>
    </vt:vector>
  </HeadingPairs>
  <TitlesOfParts>
    <vt:vector size="1" baseType="lpstr">
      <vt:lpstr/>
    </vt:vector>
  </TitlesOfParts>
  <Company>Ministères Chargés des Affaires Sociales</Company>
  <LinksUpToDate>false</LinksUpToDate>
  <CharactersWithSpaces>19094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DUBOST, Claire-Lise (DREES/OSAM/BESP)</dc:creator>
  <cp:lastModifiedBy>DUBOST, Claire-Lise (DREES/OSAM/BESP)</cp:lastModifiedBy>
  <cp:revision>4</cp:revision>
  <dcterms:created xsi:type="dcterms:W3CDTF">2018-01-04T14:32:00Z</dcterms:created>
  <dcterms:modified xsi:type="dcterms:W3CDTF">2018-01-04T17:40:00Z</dcterms:modified>
</cp:coreProperties>
</file>